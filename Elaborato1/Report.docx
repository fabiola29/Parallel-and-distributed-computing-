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8B58A" w14:textId="4BACDD9B" w:rsidR="003B22E8" w:rsidRDefault="003B22E8" w:rsidP="003A403D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620" w:lineRule="atLeast"/>
        <w:jc w:val="center"/>
        <w:rPr>
          <w:color w:val="000000"/>
          <w:sz w:val="28"/>
          <w:szCs w:val="28"/>
          <w:lang w:eastAsia="sv-SE"/>
        </w:rPr>
      </w:pPr>
      <w:r>
        <w:rPr>
          <w:color w:val="000000"/>
          <w:sz w:val="28"/>
          <w:szCs w:val="28"/>
          <w:lang w:eastAsia="sv-SE"/>
        </w:rPr>
        <w:t>UNIVERSITÀ DEGLI STUDI DI NAPOLI FEDERICO II</w:t>
      </w:r>
    </w:p>
    <w:p w14:paraId="4500407E" w14:textId="77777777" w:rsidR="001F617F" w:rsidRPr="006E357A" w:rsidRDefault="001F617F" w:rsidP="00537EF6">
      <w:pPr>
        <w:tabs>
          <w:tab w:val="left" w:pos="220"/>
          <w:tab w:val="left" w:pos="720"/>
        </w:tabs>
        <w:autoSpaceDE w:val="0"/>
        <w:autoSpaceDN w:val="0"/>
        <w:adjustRightInd w:val="0"/>
        <w:spacing w:line="620" w:lineRule="atLeast"/>
        <w:ind w:left="720" w:hanging="720"/>
        <w:jc w:val="center"/>
        <w:rPr>
          <w:color w:val="000000"/>
          <w:sz w:val="28"/>
          <w:szCs w:val="28"/>
          <w:lang w:eastAsia="sv-SE"/>
        </w:rPr>
      </w:pPr>
    </w:p>
    <w:p w14:paraId="0E09351F" w14:textId="737611AC" w:rsidR="003B22E8" w:rsidRDefault="006E357A" w:rsidP="003B22E8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ind w:left="720" w:hanging="720"/>
        <w:jc w:val="center"/>
        <w:rPr>
          <w:rFonts w:ascii="Times-Roman" w:hAnsi="Times-Roman" w:cs="Times-Roman"/>
          <w:color w:val="000000"/>
          <w:sz w:val="29"/>
          <w:szCs w:val="29"/>
          <w:lang w:eastAsia="sv-SE"/>
        </w:rPr>
      </w:pPr>
      <w:r w:rsidRPr="006E357A">
        <w:rPr>
          <w:noProof/>
          <w:color w:val="000000"/>
          <w:sz w:val="28"/>
          <w:szCs w:val="28"/>
          <w:lang w:eastAsia="sv-SE"/>
        </w:rPr>
        <w:drawing>
          <wp:inline distT="0" distB="0" distL="0" distR="0" wp14:anchorId="1390F197" wp14:editId="7C992646">
            <wp:extent cx="1099331" cy="1095154"/>
            <wp:effectExtent l="0" t="0" r="5715" b="0"/>
            <wp:docPr id="1633674533" name="Immagine 1633674533" descr="Immagine che contiene nero, oscur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74533" name="Immagine 1" descr="Immagine che contiene nero, oscurità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6920" cy="11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497" w14:textId="77777777" w:rsidR="00ED5FB5" w:rsidRPr="00416C47" w:rsidRDefault="00ED5FB5" w:rsidP="00201EF0">
      <w:pPr>
        <w:jc w:val="center"/>
      </w:pPr>
    </w:p>
    <w:p w14:paraId="5E26BB27" w14:textId="2BCD5E0E" w:rsidR="00537EF6" w:rsidRPr="00201EF0" w:rsidRDefault="00CE7C96" w:rsidP="00201EF0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797" w:lineRule="atLeast"/>
        <w:jc w:val="center"/>
        <w:rPr>
          <w:color w:val="000000"/>
          <w:sz w:val="30"/>
          <w:szCs w:val="30"/>
          <w:lang w:eastAsia="sv-SE"/>
        </w:rPr>
      </w:pPr>
      <w:r w:rsidRPr="00B0787A">
        <w:rPr>
          <w:color w:val="000000"/>
          <w:sz w:val="30"/>
          <w:szCs w:val="30"/>
          <w:lang w:eastAsia="sv-SE"/>
        </w:rPr>
        <w:t>SCUOLA POLITECNICA E DELLE SCIENZE DI</w:t>
      </w:r>
      <w:r w:rsidR="00B0787A" w:rsidRPr="00B0787A">
        <w:rPr>
          <w:color w:val="000000"/>
          <w:sz w:val="30"/>
          <w:szCs w:val="30"/>
          <w:lang w:eastAsia="sv-SE"/>
        </w:rPr>
        <w:t xml:space="preserve"> </w:t>
      </w:r>
      <w:r w:rsidRPr="00B0787A">
        <w:rPr>
          <w:color w:val="000000"/>
          <w:sz w:val="30"/>
          <w:szCs w:val="30"/>
          <w:lang w:eastAsia="sv-SE"/>
        </w:rPr>
        <w:t>BASE</w:t>
      </w:r>
    </w:p>
    <w:p w14:paraId="72ECA6A6" w14:textId="77777777" w:rsidR="005703BA" w:rsidRPr="00201EF0" w:rsidRDefault="005703BA" w:rsidP="005703BA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20" w:lineRule="atLeast"/>
        <w:ind w:left="720" w:hanging="720"/>
        <w:jc w:val="center"/>
        <w:rPr>
          <w:color w:val="000000"/>
          <w:lang w:eastAsia="sv-SE"/>
        </w:rPr>
      </w:pPr>
      <w:r w:rsidRPr="00201EF0">
        <w:rPr>
          <w:color w:val="000000"/>
          <w:lang w:eastAsia="sv-SE"/>
        </w:rPr>
        <w:t>DIPARTIMENTO DI INGEGNERIA ELETTRICA E DELLE</w:t>
      </w:r>
    </w:p>
    <w:p w14:paraId="7BC23566" w14:textId="77777777" w:rsidR="005703BA" w:rsidRPr="00201EF0" w:rsidRDefault="005703BA" w:rsidP="00201EF0">
      <w:pPr>
        <w:tabs>
          <w:tab w:val="left" w:pos="220"/>
          <w:tab w:val="left" w:pos="720"/>
        </w:tabs>
        <w:autoSpaceDE w:val="0"/>
        <w:autoSpaceDN w:val="0"/>
        <w:adjustRightInd w:val="0"/>
        <w:spacing w:line="420" w:lineRule="atLeast"/>
        <w:ind w:left="720" w:hanging="720"/>
        <w:jc w:val="center"/>
        <w:rPr>
          <w:color w:val="000000"/>
          <w:lang w:eastAsia="sv-SE"/>
        </w:rPr>
      </w:pPr>
      <w:r w:rsidRPr="00201EF0">
        <w:rPr>
          <w:color w:val="000000"/>
          <w:lang w:eastAsia="sv-SE"/>
        </w:rPr>
        <w:t xml:space="preserve"> TECNOLOGIE DELL’INFORMAZIONE</w:t>
      </w:r>
    </w:p>
    <w:p w14:paraId="6D0054F2" w14:textId="77777777" w:rsidR="005703BA" w:rsidRDefault="005703BA" w:rsidP="005703BA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20" w:lineRule="atLeast"/>
        <w:ind w:left="720" w:hanging="720"/>
        <w:jc w:val="center"/>
        <w:rPr>
          <w:color w:val="000000"/>
          <w:sz w:val="28"/>
          <w:szCs w:val="28"/>
          <w:lang w:eastAsia="sv-SE"/>
        </w:rPr>
      </w:pPr>
    </w:p>
    <w:p w14:paraId="7445AA81" w14:textId="1365D8BE" w:rsidR="00B0787A" w:rsidRPr="00AC4426" w:rsidRDefault="0007088F" w:rsidP="0045631B">
      <w:pPr>
        <w:tabs>
          <w:tab w:val="left" w:pos="220"/>
          <w:tab w:val="left" w:pos="720"/>
        </w:tabs>
        <w:autoSpaceDE w:val="0"/>
        <w:autoSpaceDN w:val="0"/>
        <w:adjustRightInd w:val="0"/>
        <w:spacing w:after="360" w:line="490" w:lineRule="atLeast"/>
        <w:ind w:left="720" w:hanging="720"/>
        <w:jc w:val="center"/>
        <w:rPr>
          <w:color w:val="000000"/>
          <w:sz w:val="32"/>
          <w:szCs w:val="32"/>
          <w:lang w:eastAsia="sv-SE"/>
        </w:rPr>
      </w:pPr>
      <w:r w:rsidRPr="00AC4426">
        <w:rPr>
          <w:color w:val="000000"/>
          <w:sz w:val="32"/>
          <w:szCs w:val="32"/>
          <w:lang w:eastAsia="sv-SE"/>
        </w:rPr>
        <w:t xml:space="preserve">   </w:t>
      </w:r>
      <w:r w:rsidR="00537EF6" w:rsidRPr="00AC4426">
        <w:rPr>
          <w:color w:val="000000"/>
          <w:sz w:val="32"/>
          <w:szCs w:val="32"/>
          <w:lang w:eastAsia="sv-SE"/>
        </w:rPr>
        <w:t>CORSO DI LAUREA IN INFORMATICA</w:t>
      </w:r>
    </w:p>
    <w:p w14:paraId="3755EDB7" w14:textId="77777777" w:rsidR="0045631B" w:rsidRDefault="00AC4426" w:rsidP="0007088F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90" w:lineRule="atLeast"/>
        <w:ind w:left="720" w:hanging="720"/>
        <w:jc w:val="center"/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</w:pPr>
      <w:r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 xml:space="preserve">    </w:t>
      </w:r>
      <w:r w:rsidR="00F41BE4" w:rsidRPr="00AC4426"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>CALCOLO DELLA SOMMA DI N NUMERI REALI, IN AMBIENTE DI CALCOLO PARALLELO SU</w:t>
      </w:r>
      <w:r w:rsidR="0045631B"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 xml:space="preserve"> </w:t>
      </w:r>
    </w:p>
    <w:p w14:paraId="4AD0BE98" w14:textId="7C089F92" w:rsidR="00B0787A" w:rsidRPr="00AC4426" w:rsidRDefault="0045631B" w:rsidP="0007088F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90" w:lineRule="atLeast"/>
        <w:ind w:left="720" w:hanging="720"/>
        <w:jc w:val="center"/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</w:pPr>
      <w:r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 xml:space="preserve">    </w:t>
      </w:r>
      <w:r w:rsidR="00F41BE4" w:rsidRPr="00AC4426">
        <w:rPr>
          <w:rFonts w:ascii="Times-Italic" w:hAnsi="Times-Italic" w:cs="Times-Italic"/>
          <w:i/>
          <w:iCs/>
          <w:color w:val="333333"/>
          <w:sz w:val="31"/>
          <w:szCs w:val="31"/>
          <w:lang w:eastAsia="sv-SE"/>
        </w:rPr>
        <w:t>ARCHITETTURA MIMD A MEMORIA DISTRIBUITA, UTILIZZANDO LA LIBRERIA MPI</w:t>
      </w:r>
    </w:p>
    <w:p w14:paraId="349DC691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1302E8D7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50C122F9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494874EC" w14:textId="77777777" w:rsidR="001F2592" w:rsidRDefault="001F2592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color w:val="000000"/>
          <w:sz w:val="32"/>
          <w:szCs w:val="32"/>
          <w:lang w:eastAsia="sv-SE"/>
        </w:rPr>
      </w:pPr>
    </w:p>
    <w:p w14:paraId="2FDDEC6D" w14:textId="7BBA4E62" w:rsidR="007F2734" w:rsidRDefault="007F2734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20" w:lineRule="atLeast"/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</w:pPr>
      <w:r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  <w:t xml:space="preserve">Professori      </w:t>
      </w:r>
      <w:r w:rsidR="00537EF6"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  <w:t xml:space="preserve">                                                   </w:t>
      </w:r>
      <w:r w:rsidR="001153E6">
        <w:rPr>
          <w:rFonts w:ascii="Times-Bold" w:hAnsi="Times-Bold" w:cs="Times-Bold"/>
          <w:b/>
          <w:bCs/>
          <w:color w:val="000000"/>
          <w:sz w:val="32"/>
          <w:szCs w:val="32"/>
          <w:lang w:eastAsia="sv-SE"/>
        </w:rPr>
        <w:t>Studenti</w:t>
      </w:r>
    </w:p>
    <w:p w14:paraId="1DC0FA96" w14:textId="78E4DB8F" w:rsidR="007F2734" w:rsidRPr="00895912" w:rsidRDefault="007F2734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ind w:left="720" w:hanging="720"/>
        <w:rPr>
          <w:color w:val="000000"/>
          <w:sz w:val="29"/>
          <w:szCs w:val="29"/>
          <w:lang w:eastAsia="sv-SE"/>
        </w:rPr>
      </w:pPr>
      <w:r>
        <w:rPr>
          <w:color w:val="000000"/>
          <w:sz w:val="29"/>
          <w:szCs w:val="29"/>
          <w:lang w:eastAsia="sv-SE"/>
        </w:rPr>
        <w:t xml:space="preserve">Prof. ssa Valeria Mele               </w:t>
      </w:r>
      <w:r w:rsidR="00B3335B">
        <w:rPr>
          <w:color w:val="000000"/>
          <w:sz w:val="29"/>
          <w:szCs w:val="29"/>
          <w:lang w:eastAsia="sv-SE"/>
        </w:rPr>
        <w:t xml:space="preserve"> </w:t>
      </w:r>
      <w:r w:rsidR="001929A2">
        <w:rPr>
          <w:color w:val="000000"/>
          <w:sz w:val="29"/>
          <w:szCs w:val="29"/>
          <w:lang w:eastAsia="sv-SE"/>
        </w:rPr>
        <w:t xml:space="preserve"> </w:t>
      </w:r>
      <w:r w:rsidR="00B3335B">
        <w:rPr>
          <w:color w:val="000000"/>
          <w:sz w:val="29"/>
          <w:szCs w:val="29"/>
          <w:lang w:eastAsia="sv-SE"/>
        </w:rPr>
        <w:t xml:space="preserve"> </w:t>
      </w:r>
      <w:r w:rsidR="00895912" w:rsidRPr="00895912">
        <w:rPr>
          <w:rStyle w:val="ui-provider"/>
        </w:rPr>
        <w:t>F</w:t>
      </w:r>
      <w:r w:rsidR="001F2592">
        <w:rPr>
          <w:rStyle w:val="ui-provider"/>
        </w:rPr>
        <w:t xml:space="preserve">rancesco Junior Iaccarino </w:t>
      </w:r>
      <w:r w:rsidR="00900F09">
        <w:rPr>
          <w:rStyle w:val="ui-provider"/>
        </w:rPr>
        <w:t>–</w:t>
      </w:r>
      <w:r w:rsidR="001F2592">
        <w:rPr>
          <w:rStyle w:val="ui-provider"/>
        </w:rPr>
        <w:t xml:space="preserve"> </w:t>
      </w:r>
      <w:r w:rsidR="00900F09">
        <w:rPr>
          <w:rStyle w:val="ui-provider"/>
        </w:rPr>
        <w:t>Matrc.</w:t>
      </w:r>
    </w:p>
    <w:p w14:paraId="437120D2" w14:textId="5C46DE98" w:rsidR="00CD6994" w:rsidRDefault="007F2734" w:rsidP="007F273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ind w:left="720" w:hanging="720"/>
        <w:rPr>
          <w:color w:val="000000"/>
          <w:sz w:val="29"/>
          <w:szCs w:val="29"/>
          <w:lang w:eastAsia="sv-SE"/>
        </w:rPr>
      </w:pPr>
      <w:r>
        <w:rPr>
          <w:color w:val="000000"/>
          <w:sz w:val="29"/>
          <w:szCs w:val="29"/>
          <w:lang w:eastAsia="sv-SE"/>
        </w:rPr>
        <w:t xml:space="preserve">Prof.  Giuliano Laccetti     </w:t>
      </w:r>
      <w:r w:rsidR="001F2592">
        <w:rPr>
          <w:color w:val="000000"/>
          <w:sz w:val="29"/>
          <w:szCs w:val="29"/>
          <w:lang w:eastAsia="sv-SE"/>
        </w:rPr>
        <w:t xml:space="preserve">             </w:t>
      </w:r>
      <w:r w:rsidR="00900F09">
        <w:rPr>
          <w:color w:val="000000"/>
          <w:sz w:val="29"/>
          <w:szCs w:val="29"/>
          <w:lang w:eastAsia="sv-SE"/>
        </w:rPr>
        <w:t xml:space="preserve">  </w:t>
      </w:r>
      <w:r w:rsidR="00900F09" w:rsidRPr="00895912">
        <w:rPr>
          <w:rStyle w:val="ui-provider"/>
        </w:rPr>
        <w:t>F</w:t>
      </w:r>
      <w:r w:rsidR="00900F09">
        <w:rPr>
          <w:rStyle w:val="ui-provider"/>
        </w:rPr>
        <w:t xml:space="preserve">abiola Salomone – </w:t>
      </w:r>
      <w:r w:rsidR="007F7563">
        <w:rPr>
          <w:rStyle w:val="ui-provider"/>
        </w:rPr>
        <w:t>N8600287</w:t>
      </w:r>
      <w:r w:rsidR="0047457F">
        <w:rPr>
          <w:rStyle w:val="ui-provider"/>
        </w:rPr>
        <w:t>0</w:t>
      </w:r>
      <w:r w:rsidR="00900F09">
        <w:rPr>
          <w:rStyle w:val="ui-provider"/>
        </w:rPr>
        <w:t>.</w:t>
      </w:r>
    </w:p>
    <w:p w14:paraId="2A143F41" w14:textId="77777777" w:rsidR="0023687D" w:rsidRDefault="0023687D" w:rsidP="00201EF0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337" w:lineRule="atLeast"/>
        <w:ind w:left="720" w:hanging="720"/>
        <w:rPr>
          <w:color w:val="000000"/>
          <w:sz w:val="29"/>
          <w:szCs w:val="29"/>
          <w:lang w:eastAsia="sv-SE"/>
        </w:rPr>
      </w:pPr>
    </w:p>
    <w:p w14:paraId="29048963" w14:textId="163B9249" w:rsidR="00CD6994" w:rsidRDefault="003A403D" w:rsidP="00CD699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429" w:lineRule="atLeast"/>
        <w:ind w:left="720" w:hanging="720"/>
        <w:jc w:val="center"/>
        <w:rPr>
          <w:rFonts w:ascii="Times-Roman" w:hAnsi="Times-Roman" w:cs="Times-Roman"/>
          <w:color w:val="000000"/>
          <w:sz w:val="28"/>
          <w:szCs w:val="28"/>
          <w:lang w:eastAsia="sv-SE"/>
        </w:rPr>
      </w:pPr>
      <w:r>
        <w:rPr>
          <w:color w:val="000000"/>
          <w:sz w:val="28"/>
          <w:szCs w:val="28"/>
          <w:lang w:eastAsia="sv-SE"/>
        </w:rPr>
        <w:t xml:space="preserve">   </w:t>
      </w:r>
      <w:r w:rsidR="00CD6994">
        <w:rPr>
          <w:color w:val="000000"/>
          <w:sz w:val="28"/>
          <w:szCs w:val="28"/>
          <w:lang w:eastAsia="sv-SE"/>
        </w:rPr>
        <w:t xml:space="preserve">Anno Accademico - </w:t>
      </w:r>
      <w:r w:rsidR="00CD6994">
        <w:rPr>
          <w:rFonts w:ascii="Times-Roman" w:hAnsi="Times-Roman" w:cs="Times-Roman"/>
          <w:color w:val="000000"/>
          <w:sz w:val="28"/>
          <w:szCs w:val="28"/>
          <w:lang w:eastAsia="sv-SE"/>
        </w:rPr>
        <w:t>2023-2024</w:t>
      </w:r>
    </w:p>
    <w:p w14:paraId="0F5A1F84" w14:textId="2E1750B1" w:rsidR="007F2734" w:rsidRDefault="007F2734" w:rsidP="00CD6994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337" w:lineRule="atLeast"/>
        <w:rPr>
          <w:color w:val="000000"/>
          <w:sz w:val="29"/>
          <w:szCs w:val="29"/>
          <w:lang w:eastAsia="sv-SE"/>
        </w:rPr>
      </w:pPr>
    </w:p>
    <w:p w14:paraId="5DB594BF" w14:textId="77777777" w:rsidR="00B0787A" w:rsidRDefault="00B0787A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64D0615C" w14:textId="77777777" w:rsidR="007F05F1" w:rsidRDefault="007F05F1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33EB1274" w14:textId="77777777" w:rsidR="00B0787A" w:rsidRDefault="00B0787A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2C58878F" w14:textId="77777777" w:rsidR="00B0787A" w:rsidRPr="00CE7C96" w:rsidRDefault="00B0787A" w:rsidP="00CE7C96">
      <w:pPr>
        <w:tabs>
          <w:tab w:val="left" w:pos="220"/>
          <w:tab w:val="left" w:pos="720"/>
        </w:tabs>
        <w:autoSpaceDE w:val="0"/>
        <w:autoSpaceDN w:val="0"/>
        <w:adjustRightInd w:val="0"/>
        <w:spacing w:after="30" w:line="797" w:lineRule="atLeast"/>
        <w:rPr>
          <w:color w:val="000000"/>
          <w:sz w:val="32"/>
          <w:szCs w:val="32"/>
          <w:lang w:eastAsia="sv-SE"/>
        </w:rPr>
      </w:pPr>
    </w:p>
    <w:p w14:paraId="79BFB3A2" w14:textId="77777777" w:rsidR="00E125AE" w:rsidRPr="00474C98" w:rsidRDefault="00E125AE" w:rsidP="00E125AE">
      <w:pPr>
        <w:sectPr w:rsidR="00E125AE" w:rsidRPr="00474C98">
          <w:pgSz w:w="11906" w:h="16838" w:code="9"/>
          <w:pgMar w:top="2211" w:right="2268" w:bottom="2211" w:left="2268" w:header="1701" w:footer="1701" w:gutter="0"/>
          <w:cols w:space="708"/>
          <w:docGrid w:linePitch="360"/>
        </w:sectPr>
      </w:pPr>
    </w:p>
    <w:sdt>
      <w:sdtPr>
        <w:id w:val="-2579113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EFD047B" w14:textId="773FD400" w:rsidR="002000CD" w:rsidRPr="00A021A2" w:rsidRDefault="006A1022" w:rsidP="002000CD">
          <w:pPr>
            <w:pStyle w:val="Sommario1"/>
            <w:spacing w:before="0"/>
            <w:rPr>
              <w:color w:val="0F243E" w:themeColor="text2" w:themeShade="80"/>
            </w:rPr>
          </w:pPr>
          <w:r w:rsidRPr="00A021A2">
            <w:rPr>
              <w:color w:val="0F243E" w:themeColor="text2" w:themeShade="80"/>
            </w:rPr>
            <w:t>INDICE</w:t>
          </w:r>
        </w:p>
        <w:p w14:paraId="192BB804" w14:textId="1C3E4CE8" w:rsidR="006C1D28" w:rsidRDefault="00394C12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>
            <w:fldChar w:fldCharType="begin"/>
          </w:r>
          <w:r w:rsidRPr="005703BA">
            <w:instrText xml:space="preserve"> TOC \o "1-3" </w:instrText>
          </w:r>
          <w:r>
            <w:fldChar w:fldCharType="separate"/>
          </w:r>
          <w:r w:rsidR="006C1D28" w:rsidRPr="006C1D28">
            <w:rPr>
              <w:b w:val="0"/>
            </w:rPr>
            <w:t>1.</w:t>
          </w:r>
          <w:r w:rsidR="006C1D28"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="006C1D28" w:rsidRPr="006C1D28">
            <w:rPr>
              <w:b w:val="0"/>
            </w:rPr>
            <w:t>Introduzione al problema</w:t>
          </w:r>
          <w:r w:rsidR="006C1D28" w:rsidRPr="006C1D28">
            <w:tab/>
          </w:r>
          <w:r w:rsidR="006C1D28">
            <w:rPr>
              <w:noProof/>
            </w:rPr>
            <w:fldChar w:fldCharType="begin"/>
          </w:r>
          <w:r w:rsidR="006C1D28" w:rsidRPr="006C1D28">
            <w:instrText xml:space="preserve"> PAGEREF _Toc147834306 \h </w:instrText>
          </w:r>
          <w:r w:rsidR="006C1D28">
            <w:rPr>
              <w:noProof/>
            </w:rPr>
          </w:r>
          <w:r w:rsidR="006C1D28">
            <w:rPr>
              <w:noProof/>
            </w:rPr>
            <w:fldChar w:fldCharType="separate"/>
          </w:r>
          <w:r w:rsidR="006C1D28" w:rsidRPr="006C1D28">
            <w:t>5</w:t>
          </w:r>
          <w:r w:rsidR="006C1D28">
            <w:rPr>
              <w:noProof/>
            </w:rPr>
            <w:fldChar w:fldCharType="end"/>
          </w:r>
        </w:p>
        <w:p w14:paraId="3D3F400E" w14:textId="54F63784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6C1D28">
            <w:rPr>
              <w:b w:val="0"/>
            </w:rPr>
            <w:t>2.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6C1D28">
            <w:rPr>
              <w:b w:val="0"/>
            </w:rPr>
            <w:t>Descrizione dell’algoritmo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6</w:t>
          </w:r>
          <w:r>
            <w:rPr>
              <w:noProof/>
            </w:rPr>
            <w:fldChar w:fldCharType="end"/>
          </w:r>
        </w:p>
        <w:p w14:paraId="3E892151" w14:textId="529CFBF7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 xml:space="preserve">2.1 </w:t>
          </w:r>
          <w:r>
            <w:rPr>
              <w:b w:val="0"/>
              <w:lang w:eastAsia="sv-SE"/>
            </w:rPr>
            <w:t xml:space="preserve">  </w:t>
          </w:r>
          <w:r w:rsidRPr="002E3DC0">
            <w:rPr>
              <w:b w:val="0"/>
              <w:lang w:eastAsia="sv-SE"/>
            </w:rPr>
            <w:t>Descrizione dell’algoritmo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6</w:t>
          </w:r>
          <w:r>
            <w:rPr>
              <w:noProof/>
            </w:rPr>
            <w:fldChar w:fldCharType="end"/>
          </w:r>
        </w:p>
        <w:p w14:paraId="2DCFFE2A" w14:textId="6911608E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 xml:space="preserve">2.2 </w:t>
          </w:r>
          <w:r>
            <w:rPr>
              <w:b w:val="0"/>
              <w:lang w:eastAsia="sv-SE"/>
            </w:rPr>
            <w:t xml:space="preserve">  </w:t>
          </w:r>
          <w:r w:rsidRPr="002E3DC0">
            <w:rPr>
              <w:b w:val="0"/>
              <w:lang w:eastAsia="sv-SE"/>
            </w:rPr>
            <w:t>Strategie e confronti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7</w:t>
          </w:r>
          <w:r>
            <w:rPr>
              <w:noProof/>
            </w:rPr>
            <w:fldChar w:fldCharType="end"/>
          </w:r>
        </w:p>
        <w:p w14:paraId="1F564DA7" w14:textId="69697CC7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3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Input, Output ed errori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8</w:t>
          </w:r>
          <w:r>
            <w:rPr>
              <w:noProof/>
            </w:rPr>
            <w:fldChar w:fldCharType="end"/>
          </w:r>
        </w:p>
        <w:p w14:paraId="4CEDC294" w14:textId="05447E79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>3.1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 xml:space="preserve"> 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>Input e restrizioni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8</w:t>
          </w:r>
          <w:r>
            <w:rPr>
              <w:noProof/>
            </w:rPr>
            <w:fldChar w:fldCharType="end"/>
          </w:r>
        </w:p>
        <w:p w14:paraId="584E8979" w14:textId="2FB494C4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>3.2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 xml:space="preserve"> </w:t>
          </w:r>
          <w:r>
            <w:rPr>
              <w:b w:val="0"/>
              <w:lang w:eastAsia="sv-SE"/>
            </w:rPr>
            <w:t xml:space="preserve"> </w:t>
          </w:r>
          <w:r w:rsidRPr="002E3DC0">
            <w:rPr>
              <w:b w:val="0"/>
              <w:lang w:eastAsia="sv-SE"/>
            </w:rPr>
            <w:t>Restrizioni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9</w:t>
          </w:r>
          <w:r>
            <w:rPr>
              <w:noProof/>
            </w:rPr>
            <w:fldChar w:fldCharType="end"/>
          </w:r>
        </w:p>
        <w:p w14:paraId="57FCBB66" w14:textId="3DBBEE82" w:rsidR="006C1D28" w:rsidRDefault="006C1D28">
          <w:pPr>
            <w:pStyle w:val="Sommario2"/>
            <w:tabs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  <w:lang w:eastAsia="sv-SE"/>
            </w:rPr>
            <w:t xml:space="preserve">3.3 </w:t>
          </w:r>
          <w:r>
            <w:rPr>
              <w:b w:val="0"/>
              <w:lang w:eastAsia="sv-SE"/>
            </w:rPr>
            <w:t xml:space="preserve">  </w:t>
          </w:r>
          <w:r w:rsidRPr="002E3DC0">
            <w:rPr>
              <w:b w:val="0"/>
              <w:lang w:eastAsia="sv-SE"/>
            </w:rPr>
            <w:t>Output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9</w:t>
          </w:r>
          <w:r>
            <w:rPr>
              <w:noProof/>
            </w:rPr>
            <w:fldChar w:fldCharType="end"/>
          </w:r>
        </w:p>
        <w:p w14:paraId="15AE2D18" w14:textId="7878E819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4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Descrizione delle routine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11</w:t>
          </w:r>
          <w:r>
            <w:rPr>
              <w:noProof/>
            </w:rPr>
            <w:fldChar w:fldCharType="end"/>
          </w:r>
        </w:p>
        <w:p w14:paraId="5604C0EB" w14:textId="57A7F80B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4.1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Routine della libreria MPI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11</w:t>
          </w:r>
          <w:r>
            <w:rPr>
              <w:noProof/>
            </w:rPr>
            <w:fldChar w:fldCharType="end"/>
          </w:r>
        </w:p>
        <w:p w14:paraId="0F69D0FD" w14:textId="31651CE1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4.1.2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Routine – MPI_Send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11</w:t>
          </w:r>
          <w:r>
            <w:rPr>
              <w:noProof/>
            </w:rPr>
            <w:fldChar w:fldCharType="end"/>
          </w:r>
        </w:p>
        <w:p w14:paraId="698336AD" w14:textId="0C12A7D9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4.1.3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MPI_Recv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11</w:t>
          </w:r>
          <w:r>
            <w:rPr>
              <w:noProof/>
            </w:rPr>
            <w:fldChar w:fldCharType="end"/>
          </w:r>
        </w:p>
        <w:p w14:paraId="69D57099" w14:textId="3E0150C3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4.1.4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MPI_Comm_rank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12</w:t>
          </w:r>
          <w:r>
            <w:rPr>
              <w:noProof/>
            </w:rPr>
            <w:fldChar w:fldCharType="end"/>
          </w:r>
        </w:p>
        <w:p w14:paraId="3C4D910C" w14:textId="59FCF7BB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4.1.5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MPI_Comm_size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12</w:t>
          </w:r>
          <w:r>
            <w:rPr>
              <w:noProof/>
            </w:rPr>
            <w:fldChar w:fldCharType="end"/>
          </w:r>
        </w:p>
        <w:p w14:paraId="06C24FAE" w14:textId="188D1E8C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4.1.6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MPI_Reduce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13</w:t>
          </w:r>
          <w:r>
            <w:rPr>
              <w:noProof/>
            </w:rPr>
            <w:fldChar w:fldCharType="end"/>
          </w:r>
        </w:p>
        <w:p w14:paraId="67778347" w14:textId="3ACDF460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4.1.7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MPI_Init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13</w:t>
          </w:r>
          <w:r>
            <w:rPr>
              <w:noProof/>
            </w:rPr>
            <w:fldChar w:fldCharType="end"/>
          </w:r>
        </w:p>
        <w:p w14:paraId="6EF4160E" w14:textId="7F3FA45A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4.1.8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MPI_Finalize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13</w:t>
          </w:r>
          <w:r>
            <w:rPr>
              <w:noProof/>
            </w:rPr>
            <w:fldChar w:fldCharType="end"/>
          </w:r>
        </w:p>
        <w:p w14:paraId="24FEFA11" w14:textId="26502244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4.1.9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Routine – MPI_Wtime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64CC3611" w14:textId="79BDD3D3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4.1.10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 xml:space="preserve">Routine – </w:t>
          </w:r>
          <w:r w:rsidRPr="002E3DC0">
            <w:rPr>
              <w:noProof/>
              <w:lang w:val="en-US"/>
            </w:rPr>
            <w:t>MPI_Abort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0943067E" w14:textId="7AB10646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4.1.11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fmod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6B5CBADB" w14:textId="220D0308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4.1.12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pow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14</w:t>
          </w:r>
          <w:r>
            <w:rPr>
              <w:noProof/>
            </w:rPr>
            <w:fldChar w:fldCharType="end"/>
          </w:r>
        </w:p>
        <w:p w14:paraId="5F794E68" w14:textId="4E5738E4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4.1.13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- malloc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15</w:t>
          </w:r>
          <w:r>
            <w:rPr>
              <w:noProof/>
            </w:rPr>
            <w:fldChar w:fldCharType="end"/>
          </w:r>
        </w:p>
        <w:p w14:paraId="4BC1C65F" w14:textId="79FBC893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4.1.14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atof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15</w:t>
          </w:r>
          <w:r>
            <w:rPr>
              <w:noProof/>
            </w:rPr>
            <w:fldChar w:fldCharType="end"/>
          </w:r>
        </w:p>
        <w:p w14:paraId="63E3F523" w14:textId="06CE2F08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4.1.15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srand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15</w:t>
          </w:r>
          <w:r>
            <w:rPr>
              <w:noProof/>
            </w:rPr>
            <w:fldChar w:fldCharType="end"/>
          </w:r>
        </w:p>
        <w:p w14:paraId="3B403C9F" w14:textId="37A25BF9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4.1.16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rand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16</w:t>
          </w:r>
          <w:r>
            <w:rPr>
              <w:noProof/>
            </w:rPr>
            <w:fldChar w:fldCharType="end"/>
          </w:r>
        </w:p>
        <w:p w14:paraId="2A6271BC" w14:textId="369A54C2" w:rsidR="006C1D28" w:rsidRPr="006C1D28" w:rsidRDefault="006C1D28">
          <w:pPr>
            <w:pStyle w:val="Sommario3"/>
            <w:tabs>
              <w:tab w:val="left" w:pos="168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4.1.17</w:t>
          </w:r>
          <w:r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 xml:space="preserve">   </w:t>
          </w:r>
          <w:r w:rsidRPr="006C1D28">
            <w:rPr>
              <w:noProof/>
              <w:lang w:val="en-US"/>
            </w:rPr>
            <w:t>Routine – atoi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16</w:t>
          </w:r>
          <w:r>
            <w:rPr>
              <w:noProof/>
            </w:rPr>
            <w:fldChar w:fldCharType="end"/>
          </w:r>
        </w:p>
        <w:p w14:paraId="1DB20833" w14:textId="313694EA" w:rsidR="006C1D28" w:rsidRP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b w:val="0"/>
              <w:noProof/>
              <w:lang w:val="en-US"/>
            </w:rPr>
            <w:t>4.2</w:t>
          </w:r>
          <w:r>
            <w:rPr>
              <w:rFonts w:eastAsiaTheme="minorEastAsia" w:cstheme="minorBidi"/>
              <w:b w:val="0"/>
              <w:kern w:val="2"/>
              <w:szCs w:val="24"/>
              <w:lang w:val="en-US"/>
              <w14:ligatures w14:val="standardContextual"/>
            </w:rPr>
            <w:t xml:space="preserve">  </w:t>
          </w:r>
          <w:r w:rsidRPr="006C1D28">
            <w:rPr>
              <w:b w:val="0"/>
              <w:noProof/>
              <w:lang w:val="en-US"/>
            </w:rPr>
            <w:t>Subroutine personali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17</w:t>
          </w:r>
          <w:r>
            <w:rPr>
              <w:noProof/>
            </w:rPr>
            <w:fldChar w:fldCharType="end"/>
          </w:r>
        </w:p>
        <w:p w14:paraId="51F14A44" w14:textId="442D1DCC" w:rsidR="006C1D28" w:rsidRP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:lang w:val="en-US"/>
              <w14:ligatures w14:val="standardContextual"/>
            </w:rPr>
          </w:pPr>
          <w:r w:rsidRPr="006C1D28">
            <w:rPr>
              <w:noProof/>
              <w:lang w:val="en-US"/>
            </w:rPr>
            <w:t>4.2.2</w:t>
          </w:r>
          <w:r w:rsidRPr="006C1D28">
            <w:rPr>
              <w:rFonts w:eastAsiaTheme="minorEastAsia" w:cstheme="minorBidi"/>
              <w:kern w:val="2"/>
              <w:szCs w:val="24"/>
              <w:lang w:val="en-US"/>
              <w14:ligatures w14:val="standardContextual"/>
            </w:rPr>
            <w:tab/>
          </w:r>
          <w:r w:rsidRPr="006C1D28">
            <w:rPr>
              <w:noProof/>
              <w:lang w:val="en-US"/>
            </w:rPr>
            <w:t>Subroutine – check_pointer</w:t>
          </w:r>
          <w:r w:rsidRPr="00235A47">
            <w:rPr>
              <w:lang w:val="en-US"/>
            </w:rPr>
            <w:tab/>
          </w:r>
          <w:r>
            <w:rPr>
              <w:noProof/>
            </w:rPr>
            <w:fldChar w:fldCharType="begin"/>
          </w:r>
          <w:r w:rsidRPr="00235A47">
            <w:rPr>
              <w:lang w:val="en-US"/>
            </w:rPr>
            <w:instrText xml:space="preserve"> PAGEREF _Toc147834333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235A47">
            <w:rPr>
              <w:lang w:val="en-US"/>
            </w:rPr>
            <w:t>17</w:t>
          </w:r>
          <w:r>
            <w:rPr>
              <w:noProof/>
            </w:rPr>
            <w:fldChar w:fldCharType="end"/>
          </w:r>
        </w:p>
        <w:p w14:paraId="30BB0652" w14:textId="79B1BF90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5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Descrizione dei test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18</w:t>
          </w:r>
          <w:r>
            <w:rPr>
              <w:noProof/>
            </w:rPr>
            <w:fldChar w:fldCharType="end"/>
          </w:r>
        </w:p>
        <w:p w14:paraId="11EE35AF" w14:textId="6A890886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5.1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Scirpt PBS utilizzato per l’esecuzione dell’algoritmo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18</w:t>
          </w:r>
          <w:r>
            <w:rPr>
              <w:noProof/>
            </w:rPr>
            <w:fldChar w:fldCharType="end"/>
          </w:r>
        </w:p>
        <w:p w14:paraId="7A8E2F65" w14:textId="1E762E05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5.2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Esempi d’uso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19</w:t>
          </w:r>
          <w:r>
            <w:rPr>
              <w:noProof/>
            </w:rPr>
            <w:fldChar w:fldCharType="end"/>
          </w:r>
        </w:p>
        <w:p w14:paraId="3BBD3811" w14:textId="008A0895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1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19</w:t>
          </w:r>
          <w:r>
            <w:rPr>
              <w:noProof/>
            </w:rPr>
            <w:fldChar w:fldCharType="end"/>
          </w:r>
        </w:p>
        <w:p w14:paraId="651CC01C" w14:textId="5E659562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5.2.3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2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19</w:t>
          </w:r>
          <w:r>
            <w:rPr>
              <w:noProof/>
            </w:rPr>
            <w:fldChar w:fldCharType="end"/>
          </w:r>
        </w:p>
        <w:p w14:paraId="1B02ED82" w14:textId="76D78FFC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5.2.4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3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20</w:t>
          </w:r>
          <w:r>
            <w:rPr>
              <w:noProof/>
            </w:rPr>
            <w:fldChar w:fldCharType="end"/>
          </w:r>
        </w:p>
        <w:p w14:paraId="5A5E46F4" w14:textId="578D5D72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5.2.5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4</w:t>
          </w:r>
          <w:r w:rsidRPr="00647207">
            <w:tab/>
          </w:r>
          <w:r>
            <w:rPr>
              <w:noProof/>
            </w:rPr>
            <w:fldChar w:fldCharType="begin"/>
          </w:r>
          <w:r w:rsidRPr="00647207">
            <w:instrText xml:space="preserve"> PAGEREF _Toc147834340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47207">
            <w:t>21</w:t>
          </w:r>
          <w:r>
            <w:rPr>
              <w:noProof/>
            </w:rPr>
            <w:fldChar w:fldCharType="end"/>
          </w:r>
        </w:p>
        <w:p w14:paraId="6DD4D75A" w14:textId="10BC8B02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5.2.6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Esempi 5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21</w:t>
          </w:r>
          <w:r>
            <w:rPr>
              <w:noProof/>
            </w:rPr>
            <w:fldChar w:fldCharType="end"/>
          </w:r>
        </w:p>
        <w:p w14:paraId="19569A4C" w14:textId="7A401DD7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6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Analisi delle performance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23</w:t>
          </w:r>
          <w:r>
            <w:rPr>
              <w:noProof/>
            </w:rPr>
            <w:fldChar w:fldCharType="end"/>
          </w:r>
        </w:p>
        <w:p w14:paraId="2A6A202A" w14:textId="5DA4EB32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6.1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Tempo di esecuzione utilizzando un numero p&gt;1 processori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23</w:t>
          </w:r>
          <w:r>
            <w:rPr>
              <w:noProof/>
            </w:rPr>
            <w:fldChar w:fldCharType="end"/>
          </w:r>
        </w:p>
        <w:p w14:paraId="4460BAD5" w14:textId="2EB4103F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6.2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Speed – Up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24</w:t>
          </w:r>
          <w:r>
            <w:rPr>
              <w:noProof/>
            </w:rPr>
            <w:fldChar w:fldCharType="end"/>
          </w:r>
        </w:p>
        <w:p w14:paraId="4DEC5379" w14:textId="7A022F86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t>6.3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Efficienza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24</w:t>
          </w:r>
          <w:r>
            <w:rPr>
              <w:noProof/>
            </w:rPr>
            <w:fldChar w:fldCharType="end"/>
          </w:r>
        </w:p>
        <w:p w14:paraId="7E4B177A" w14:textId="720FF426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2E3DC0">
            <w:rPr>
              <w:b w:val="0"/>
            </w:rPr>
            <w:lastRenderedPageBreak/>
            <w:t>6.4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2E3DC0">
            <w:rPr>
              <w:b w:val="0"/>
            </w:rPr>
            <w:t>Analisi preliminare dei tempi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25</w:t>
          </w:r>
          <w:r>
            <w:rPr>
              <w:noProof/>
            </w:rPr>
            <w:fldChar w:fldCharType="end"/>
          </w:r>
        </w:p>
        <w:p w14:paraId="21D0B150" w14:textId="01919DFE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6.4.1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Analisi preliminare strategia 1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25</w:t>
          </w:r>
          <w:r>
            <w:rPr>
              <w:noProof/>
            </w:rPr>
            <w:fldChar w:fldCharType="end"/>
          </w:r>
        </w:p>
        <w:p w14:paraId="5E2F05A1" w14:textId="720091CD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Analisi preliminare strategia 2 e 3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25</w:t>
          </w:r>
          <w:r>
            <w:rPr>
              <w:noProof/>
            </w:rPr>
            <w:fldChar w:fldCharType="end"/>
          </w:r>
        </w:p>
        <w:p w14:paraId="4CF7DAD6" w14:textId="7E11F79A" w:rsidR="006C1D28" w:rsidRDefault="006C1D28">
          <w:pPr>
            <w:pStyle w:val="Sommario2"/>
            <w:tabs>
              <w:tab w:val="left" w:pos="126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:szCs w:val="24"/>
              <w14:ligatures w14:val="standardContextual"/>
            </w:rPr>
          </w:pPr>
          <w:r w:rsidRPr="006C1D28">
            <w:rPr>
              <w:b w:val="0"/>
            </w:rPr>
            <w:t>6.4</w:t>
          </w:r>
          <w:r>
            <w:rPr>
              <w:rFonts w:eastAsiaTheme="minorEastAsia" w:cstheme="minorBidi"/>
              <w:b w:val="0"/>
              <w:kern w:val="2"/>
              <w:szCs w:val="24"/>
              <w14:ligatures w14:val="standardContextual"/>
            </w:rPr>
            <w:t xml:space="preserve">  </w:t>
          </w:r>
          <w:r w:rsidRPr="006C1D28">
            <w:rPr>
              <w:b w:val="0"/>
            </w:rPr>
            <w:t>Analisi tempo reale algoritmo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26</w:t>
          </w:r>
          <w:r>
            <w:rPr>
              <w:noProof/>
            </w:rPr>
            <w:fldChar w:fldCharType="end"/>
          </w:r>
        </w:p>
        <w:p w14:paraId="5B932C6A" w14:textId="26AB3FFD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6C1D28">
            <w:t>6.4.1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6C1D28">
            <w:t>Strategia 1</w:t>
          </w:r>
          <w:r w:rsidRPr="006C1D28">
            <w:tab/>
          </w:r>
          <w:r>
            <w:rPr>
              <w:noProof/>
            </w:rPr>
            <w:fldChar w:fldCharType="begin"/>
          </w:r>
          <w:r w:rsidRPr="006C1D28">
            <w:instrText xml:space="preserve"> PAGEREF _Toc147834350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6C1D28">
            <w:t>26</w:t>
          </w:r>
          <w:r>
            <w:rPr>
              <w:noProof/>
            </w:rPr>
            <w:fldChar w:fldCharType="end"/>
          </w:r>
        </w:p>
        <w:p w14:paraId="381BD532" w14:textId="7ED7EBAA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6.4.2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Strategia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_Toc147834351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ECEAE37" w14:textId="4DC08916" w:rsidR="006C1D28" w:rsidRDefault="006C1D28">
          <w:pPr>
            <w:pStyle w:val="Sommario3"/>
            <w:tabs>
              <w:tab w:val="left" w:pos="1470"/>
              <w:tab w:val="right" w:leader="dot" w:pos="7360"/>
            </w:tabs>
            <w:rPr>
              <w:rFonts w:eastAsiaTheme="minorEastAsia" w:cstheme="minorBidi" w:hint="eastAsia"/>
              <w:kern w:val="2"/>
              <w:szCs w:val="24"/>
              <w14:ligatures w14:val="standardContextual"/>
            </w:rPr>
          </w:pPr>
          <w:r w:rsidRPr="002E3DC0">
            <w:t>6.4.3</w:t>
          </w:r>
          <w:r>
            <w:rPr>
              <w:rFonts w:eastAsiaTheme="minorEastAsia" w:cstheme="minorBidi"/>
              <w:kern w:val="2"/>
              <w:szCs w:val="24"/>
              <w14:ligatures w14:val="standardContextual"/>
            </w:rPr>
            <w:tab/>
          </w:r>
          <w:r w:rsidRPr="002E3DC0">
            <w:t>Strategia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_Toc147834352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9FE3FA8" w14:textId="75AC8216" w:rsidR="006C1D28" w:rsidRDefault="006C1D28">
          <w:pPr>
            <w:pStyle w:val="Sommario1"/>
            <w:tabs>
              <w:tab w:val="left" w:pos="840"/>
              <w:tab w:val="right" w:leader="dot" w:pos="7360"/>
            </w:tabs>
            <w:rPr>
              <w:rFonts w:eastAsiaTheme="minorEastAsia" w:cstheme="minorBidi" w:hint="eastAsia"/>
              <w:b w:val="0"/>
              <w:kern w:val="2"/>
              <w14:ligatures w14:val="standardContextual"/>
            </w:rPr>
          </w:pPr>
          <w:r w:rsidRPr="002E3DC0">
            <w:rPr>
              <w:b w:val="0"/>
            </w:rPr>
            <w:t>7</w:t>
          </w:r>
          <w:r>
            <w:rPr>
              <w:rFonts w:eastAsiaTheme="minorEastAsia" w:cstheme="minorBidi"/>
              <w:b w:val="0"/>
              <w:kern w:val="2"/>
              <w14:ligatures w14:val="standardContextual"/>
            </w:rPr>
            <w:t xml:space="preserve">  </w:t>
          </w:r>
          <w:r w:rsidRPr="002E3DC0">
            <w:rPr>
              <w:b w:val="0"/>
            </w:rPr>
            <w:t>Codice Sorgente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_Toc147834353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65796E9" w14:textId="29DCFB68" w:rsidR="00E125AE" w:rsidRDefault="00394C12" w:rsidP="00394C12">
          <w:pPr>
            <w:pStyle w:val="Sommario1"/>
          </w:pPr>
          <w:r>
            <w:fldChar w:fldCharType="end"/>
          </w:r>
        </w:p>
      </w:sdtContent>
    </w:sdt>
    <w:p w14:paraId="09452710" w14:textId="77777777" w:rsidR="00E125AE" w:rsidRDefault="00E125AE" w:rsidP="00E125AE"/>
    <w:p w14:paraId="1921E8AC" w14:textId="77777777" w:rsidR="001422FB" w:rsidRDefault="001422FB" w:rsidP="00E125AE"/>
    <w:p w14:paraId="0C7E4FB8" w14:textId="77777777" w:rsidR="001422FB" w:rsidRDefault="001422FB" w:rsidP="00E125AE"/>
    <w:p w14:paraId="7646D1CF" w14:textId="77777777" w:rsidR="001422FB" w:rsidRDefault="001422FB" w:rsidP="00E125AE"/>
    <w:p w14:paraId="3CF8500D" w14:textId="64C50B13" w:rsidR="00E125AE" w:rsidRDefault="00E125AE" w:rsidP="00E125AE">
      <w:r>
        <w:br w:type="page"/>
      </w:r>
    </w:p>
    <w:p w14:paraId="1D23E841" w14:textId="09F35900" w:rsidR="00E125AE" w:rsidRPr="00B63646" w:rsidRDefault="00A552EB" w:rsidP="00DB0120">
      <w:pPr>
        <w:pStyle w:val="Titolo1"/>
        <w:numPr>
          <w:ilvl w:val="0"/>
          <w:numId w:val="20"/>
        </w:numPr>
        <w:rPr>
          <w:b w:val="0"/>
          <w:bCs w:val="0"/>
          <w:sz w:val="40"/>
          <w:szCs w:val="40"/>
        </w:rPr>
      </w:pPr>
      <w:bookmarkStart w:id="0" w:name="_Toc147783446"/>
      <w:bookmarkStart w:id="1" w:name="_Toc147783963"/>
      <w:bookmarkStart w:id="2" w:name="_Toc147834306"/>
      <w:r w:rsidRPr="00B63646">
        <w:rPr>
          <w:b w:val="0"/>
          <w:bCs w:val="0"/>
          <w:sz w:val="40"/>
          <w:szCs w:val="40"/>
        </w:rPr>
        <w:lastRenderedPageBreak/>
        <w:t>Introduzione al problema</w:t>
      </w:r>
      <w:bookmarkEnd w:id="0"/>
      <w:bookmarkEnd w:id="1"/>
      <w:bookmarkEnd w:id="2"/>
    </w:p>
    <w:p w14:paraId="3492E014" w14:textId="77777777" w:rsidR="00A34381" w:rsidRPr="000A59F4" w:rsidRDefault="00EA5543" w:rsidP="00A34381">
      <w:r w:rsidRPr="000A59F4">
        <w:t xml:space="preserve">Si vuole realizzare un algoritmo per il calcolo della somma di N numeri reali, in ambiente di calcolo parallelo su architettura MIMD a memoria distribuita, utilizzando la libreria MPI. </w:t>
      </w:r>
    </w:p>
    <w:p w14:paraId="1D145C84" w14:textId="77777777" w:rsidR="00A34381" w:rsidRDefault="00A34381" w:rsidP="00A34381"/>
    <w:p w14:paraId="72F80301" w14:textId="01AB20C2" w:rsidR="00A34381" w:rsidRPr="00A34381" w:rsidRDefault="00A34381" w:rsidP="00A34381">
      <w:r>
        <w:rPr>
          <w:color w:val="000000"/>
          <w:lang w:eastAsia="sv-SE"/>
        </w:rPr>
        <w:t>L’algoritmo deve implementare le tre strategie di comunicazione relative alla somma e prendere in input le seguenti informazioni :</w:t>
      </w:r>
    </w:p>
    <w:p w14:paraId="2F982344" w14:textId="77777777" w:rsidR="00A34381" w:rsidRDefault="00A34381" w:rsidP="00A34381">
      <w:pPr>
        <w:autoSpaceDE w:val="0"/>
        <w:autoSpaceDN w:val="0"/>
        <w:adjustRightInd w:val="0"/>
        <w:spacing w:after="30" w:line="168" w:lineRule="auto"/>
        <w:ind w:left="850" w:right="-998"/>
        <w:rPr>
          <w:color w:val="000000"/>
          <w:lang w:eastAsia="sv-SE"/>
        </w:rPr>
      </w:pPr>
    </w:p>
    <w:p w14:paraId="55F7007D" w14:textId="44874CB7" w:rsidR="00126F1A" w:rsidRDefault="00A34381" w:rsidP="00CF155C">
      <w:pPr>
        <w:pStyle w:val="Paragrafoelenco"/>
        <w:numPr>
          <w:ilvl w:val="0"/>
          <w:numId w:val="2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 w:rsidRPr="000A59F4">
        <w:rPr>
          <w:b/>
          <w:color w:val="000000"/>
          <w:lang w:eastAsia="sv-SE"/>
        </w:rPr>
        <w:t>Numero di valori da sommare (N):</w:t>
      </w:r>
      <w:r w:rsidRPr="000A59F4">
        <w:rPr>
          <w:color w:val="000000"/>
          <w:lang w:eastAsia="sv-SE"/>
        </w:rPr>
        <w:t xml:space="preserve"> Questo valore rappresenta quanti numeri reali devono essere sommati. L'utente deve fornire questo numero come input</w:t>
      </w:r>
      <w:r w:rsidR="00421F7A">
        <w:rPr>
          <w:color w:val="000000"/>
          <w:lang w:eastAsia="sv-SE"/>
        </w:rPr>
        <w:t>;</w:t>
      </w:r>
    </w:p>
    <w:p w14:paraId="23FAE533" w14:textId="77777777" w:rsidR="00126F1A" w:rsidRDefault="00126F1A" w:rsidP="00126F1A">
      <w:pPr>
        <w:pStyle w:val="Paragrafoelenco"/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643" w:right="-998"/>
        <w:rPr>
          <w:color w:val="000000"/>
          <w:lang w:eastAsia="sv-SE"/>
        </w:rPr>
      </w:pPr>
    </w:p>
    <w:p w14:paraId="023F0CEE" w14:textId="38D9ED48" w:rsidR="00126F1A" w:rsidRDefault="00A34381" w:rsidP="00CF155C">
      <w:pPr>
        <w:pStyle w:val="Paragrafoelenco"/>
        <w:numPr>
          <w:ilvl w:val="0"/>
          <w:numId w:val="2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 w:rsidRPr="00126F1A">
        <w:rPr>
          <w:b/>
          <w:color w:val="000000"/>
          <w:lang w:eastAsia="sv-SE"/>
        </w:rPr>
        <w:t>Valori da sommare:</w:t>
      </w:r>
      <w:r w:rsidRPr="00126F1A">
        <w:rPr>
          <w:color w:val="000000"/>
          <w:lang w:eastAsia="sv-SE"/>
        </w:rPr>
        <w:t xml:space="preserve"> Nel caso in cui il numero di valori da sommare (N) sia minore o uguale a 20, l'utente deve fornire direttamente i valori (numeri reali) da sommare come parte dell'input. In caso contrario, se N è maggiore di 20, l'algoritmo deve generare casualmente i valori reali da sommare</w:t>
      </w:r>
      <w:r w:rsidR="00421F7A">
        <w:rPr>
          <w:color w:val="000000"/>
          <w:lang w:eastAsia="sv-SE"/>
        </w:rPr>
        <w:t>;</w:t>
      </w:r>
    </w:p>
    <w:p w14:paraId="47DFC600" w14:textId="77777777" w:rsidR="00126F1A" w:rsidRPr="00126F1A" w:rsidRDefault="00126F1A" w:rsidP="00126F1A">
      <w:pPr>
        <w:pStyle w:val="Paragrafoelenco"/>
        <w:rPr>
          <w:b/>
          <w:color w:val="000000"/>
          <w:lang w:eastAsia="sv-SE"/>
        </w:rPr>
      </w:pPr>
    </w:p>
    <w:p w14:paraId="1FDBB416" w14:textId="4D1B2AD0" w:rsidR="00A34381" w:rsidRPr="00126F1A" w:rsidRDefault="00A34381" w:rsidP="00CF155C">
      <w:pPr>
        <w:pStyle w:val="Paragrafoelenco"/>
        <w:numPr>
          <w:ilvl w:val="0"/>
          <w:numId w:val="2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 w:rsidRPr="00126F1A">
        <w:rPr>
          <w:b/>
          <w:color w:val="000000"/>
          <w:lang w:eastAsia="sv-SE"/>
        </w:rPr>
        <w:t>Numero di strategia da utilizzare (I, II, III):</w:t>
      </w:r>
      <w:r w:rsidRPr="00126F1A">
        <w:rPr>
          <w:color w:val="000000"/>
          <w:lang w:eastAsia="sv-SE"/>
        </w:rPr>
        <w:t xml:space="preserve"> L'utente deve specificare quale delle tre strategie di comunicazione (I, II o III) desidera utilizzare per calcolare la somma dei valori</w:t>
      </w:r>
      <w:r w:rsidR="00421F7A">
        <w:rPr>
          <w:color w:val="000000"/>
          <w:lang w:eastAsia="sv-SE"/>
        </w:rPr>
        <w:t>;</w:t>
      </w:r>
    </w:p>
    <w:p w14:paraId="3A993F97" w14:textId="77777777" w:rsidR="00126F1A" w:rsidRDefault="00126F1A" w:rsidP="00126F1A">
      <w:pPr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</w:p>
    <w:p w14:paraId="52C57F1D" w14:textId="546A7014" w:rsidR="00E125AE" w:rsidRPr="00126F1A" w:rsidRDefault="00A34381" w:rsidP="00126F1A">
      <w:pPr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>
        <w:rPr>
          <w:color w:val="000000"/>
          <w:lang w:eastAsia="sv-SE"/>
        </w:rPr>
        <w:t>Inoltre, l'algoritmo deve gestire i casi in cui l'utente scelga le strategie II o III ma non siano applicabili (ad esempio, a causa del numero di processori disponibili). In questi casi, l'algoritmo dovrebbe automaticamente applicare la strategia I.</w:t>
      </w:r>
      <w:r w:rsidR="00E125AE" w:rsidRPr="00126F1A">
        <w:br w:type="page"/>
      </w:r>
    </w:p>
    <w:p w14:paraId="5A2C5BA7" w14:textId="5667B7C8" w:rsidR="00E125AE" w:rsidRPr="00B63646" w:rsidRDefault="008973DD" w:rsidP="00DB0120">
      <w:pPr>
        <w:pStyle w:val="Titolo1"/>
        <w:numPr>
          <w:ilvl w:val="0"/>
          <w:numId w:val="20"/>
        </w:numPr>
        <w:rPr>
          <w:b w:val="0"/>
          <w:bCs w:val="0"/>
          <w:sz w:val="40"/>
          <w:szCs w:val="40"/>
        </w:rPr>
      </w:pPr>
      <w:bookmarkStart w:id="3" w:name="_Toc147783447"/>
      <w:bookmarkStart w:id="4" w:name="_Toc147783964"/>
      <w:bookmarkStart w:id="5" w:name="_Toc147834307"/>
      <w:r w:rsidRPr="00B63646">
        <w:rPr>
          <w:b w:val="0"/>
          <w:bCs w:val="0"/>
          <w:sz w:val="40"/>
          <w:szCs w:val="40"/>
        </w:rPr>
        <w:lastRenderedPageBreak/>
        <w:t>Descrizione dell’algoritmo</w:t>
      </w:r>
      <w:bookmarkEnd w:id="3"/>
      <w:bookmarkEnd w:id="4"/>
      <w:bookmarkEnd w:id="5"/>
    </w:p>
    <w:p w14:paraId="49C901A5" w14:textId="6B10F4B2" w:rsidR="00253FDB" w:rsidRDefault="00FF2B06" w:rsidP="00F64785">
      <w:pPr>
        <w:autoSpaceDE w:val="0"/>
        <w:autoSpaceDN w:val="0"/>
        <w:adjustRightInd w:val="0"/>
        <w:spacing w:after="30" w:line="360" w:lineRule="auto"/>
        <w:ind w:right="-998"/>
        <w:rPr>
          <w:color w:val="000000"/>
          <w:lang w:eastAsia="sv-SE"/>
        </w:rPr>
      </w:pPr>
      <w:r>
        <w:rPr>
          <w:color w:val="000000"/>
          <w:lang w:eastAsia="sv-SE"/>
        </w:rPr>
        <w:t>In questo capitolo, viene descritto l’algoritmo suddividendolo in quattro fasi e dettagliata ognuna di essa e descritta la terza strategia mettendola a confronto con le altre due .</w:t>
      </w:r>
    </w:p>
    <w:p w14:paraId="2969D585" w14:textId="7CA7693F" w:rsidR="00253FDB" w:rsidRPr="00B63646" w:rsidRDefault="00253FDB" w:rsidP="00253FDB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6" w:name="_Toc147783965"/>
      <w:bookmarkStart w:id="7" w:name="_Toc147834308"/>
      <w:r w:rsidRPr="00B63646">
        <w:rPr>
          <w:b w:val="0"/>
          <w:sz w:val="28"/>
          <w:lang w:eastAsia="sv-SE"/>
        </w:rPr>
        <w:t>2.1 Descrizione dell’algoritmo</w:t>
      </w:r>
      <w:bookmarkEnd w:id="6"/>
      <w:bookmarkEnd w:id="7"/>
    </w:p>
    <w:p w14:paraId="31230B9C" w14:textId="5DAB552C" w:rsidR="00140C54" w:rsidRDefault="00F64785" w:rsidP="00F64785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t xml:space="preserve"> </w:t>
      </w:r>
      <w:r w:rsidR="00140C54">
        <w:rPr>
          <w:color w:val="000000"/>
          <w:lang w:eastAsia="sv-SE"/>
        </w:rPr>
        <w:t>L'algoritmo è strutturato in quattro fasi distinte:</w:t>
      </w:r>
    </w:p>
    <w:p w14:paraId="28813F0F" w14:textId="77777777" w:rsidR="00140C54" w:rsidRDefault="00140C54" w:rsidP="00140C54">
      <w:pPr>
        <w:autoSpaceDE w:val="0"/>
        <w:autoSpaceDN w:val="0"/>
        <w:adjustRightInd w:val="0"/>
        <w:spacing w:after="30" w:line="72" w:lineRule="auto"/>
        <w:ind w:left="850" w:right="-715"/>
        <w:rPr>
          <w:color w:val="000000"/>
          <w:lang w:eastAsia="sv-SE"/>
        </w:rPr>
      </w:pPr>
    </w:p>
    <w:p w14:paraId="2B75C6D6" w14:textId="2FC7F225" w:rsid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1</w:t>
      </w:r>
      <w:r w:rsidRPr="00140C54">
        <w:rPr>
          <w:color w:val="000000"/>
          <w:lang w:eastAsia="sv-SE"/>
        </w:rPr>
        <w:t>: Distribuzione dell'input tra i vari processi</w:t>
      </w:r>
      <w:r w:rsidR="00421F7A">
        <w:rPr>
          <w:color w:val="000000"/>
          <w:lang w:eastAsia="sv-SE"/>
        </w:rPr>
        <w:t>;</w:t>
      </w:r>
    </w:p>
    <w:p w14:paraId="1E71748D" w14:textId="24A14099" w:rsid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2</w:t>
      </w:r>
      <w:r w:rsidRPr="00140C54">
        <w:rPr>
          <w:color w:val="000000"/>
          <w:lang w:eastAsia="sv-SE"/>
        </w:rPr>
        <w:t>: Calcolo delle somme parziali</w:t>
      </w:r>
      <w:r w:rsidR="00421F7A">
        <w:rPr>
          <w:color w:val="000000"/>
          <w:lang w:eastAsia="sv-SE"/>
        </w:rPr>
        <w:t>;</w:t>
      </w:r>
    </w:p>
    <w:p w14:paraId="6E8A98F4" w14:textId="5937E82D" w:rsid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3</w:t>
      </w:r>
      <w:r w:rsidRPr="00140C54">
        <w:rPr>
          <w:color w:val="000000"/>
          <w:lang w:eastAsia="sv-SE"/>
        </w:rPr>
        <w:t>: Strategie di comunicazione</w:t>
      </w:r>
      <w:r w:rsidR="00421F7A">
        <w:rPr>
          <w:color w:val="000000"/>
          <w:lang w:eastAsia="sv-SE"/>
        </w:rPr>
        <w:t>;</w:t>
      </w:r>
    </w:p>
    <w:p w14:paraId="5456446A" w14:textId="50D2E1D6" w:rsidR="00140C54" w:rsidRPr="00140C54" w:rsidRDefault="00140C54" w:rsidP="00CF155C">
      <w:pPr>
        <w:pStyle w:val="Paragrafoelenco"/>
        <w:numPr>
          <w:ilvl w:val="0"/>
          <w:numId w:val="3"/>
        </w:numPr>
        <w:tabs>
          <w:tab w:val="left" w:pos="1090"/>
          <w:tab w:val="left" w:pos="1330"/>
        </w:tabs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 w:rsidRPr="00140C54">
        <w:rPr>
          <w:b/>
          <w:color w:val="000000"/>
          <w:lang w:eastAsia="sv-SE"/>
        </w:rPr>
        <w:t>Fase 4</w:t>
      </w:r>
      <w:r w:rsidRPr="00140C54">
        <w:rPr>
          <w:color w:val="000000"/>
          <w:lang w:eastAsia="sv-SE"/>
        </w:rPr>
        <w:t>: Stampa del risultato</w:t>
      </w:r>
      <w:r w:rsidR="00421F7A">
        <w:rPr>
          <w:color w:val="000000"/>
          <w:lang w:eastAsia="sv-SE"/>
        </w:rPr>
        <w:t>.</w:t>
      </w:r>
    </w:p>
    <w:p w14:paraId="2A4EB810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</w:p>
    <w:p w14:paraId="43FA6E9B" w14:textId="33DFC329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Nella prima fase il processo con rank 0 prende in input il valore N, la strategia</w:t>
      </w:r>
    </w:p>
    <w:p w14:paraId="4F789E4F" w14:textId="77777777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da utilizzare, l’id del processo che dovrà stampare il risultato e gli eventuali</w:t>
      </w:r>
    </w:p>
    <w:p w14:paraId="03227628" w14:textId="77777777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valori da sommare e gli invii agli altri. Gli altri processi riceveranno solo una</w:t>
      </w:r>
    </w:p>
    <w:p w14:paraId="5322A9DA" w14:textId="77777777" w:rsidR="00E44B9B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parte divisa equamente di valori da sommare</w:t>
      </w:r>
      <w:r>
        <w:rPr>
          <w:color w:val="000000"/>
          <w:u w:val="single"/>
          <w:lang w:eastAsia="sv-SE"/>
        </w:rPr>
        <w:t xml:space="preserve"> </w:t>
      </w:r>
      <w:r>
        <w:rPr>
          <w:color w:val="000000"/>
          <w:lang w:eastAsia="sv-SE"/>
        </w:rPr>
        <w:t>(N fratto numero di processi</w:t>
      </w:r>
    </w:p>
    <w:p w14:paraId="10A7F74A" w14:textId="77777777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ciascun processo, con al massimo una differenza di 1 elemento tra i var</w:t>
      </w:r>
    </w:p>
    <w:p w14:paraId="604FEABD" w14:textId="2F23EF81" w:rsidR="00140C54" w:rsidRDefault="00140C54" w:rsidP="00E44B9B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processi). </w:t>
      </w:r>
    </w:p>
    <w:p w14:paraId="29582E5D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</w:p>
    <w:p w14:paraId="4C5C9C4E" w14:textId="4F5556EF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>La seconda fase sussiste in una normale somma locale di valori, eseguita d</w:t>
      </w:r>
      <w:r w:rsidR="00421F7A">
        <w:rPr>
          <w:color w:val="000000"/>
          <w:lang w:eastAsia="sv-SE"/>
        </w:rPr>
        <w:t xml:space="preserve">a        </w:t>
      </w:r>
      <w:r>
        <w:rPr>
          <w:color w:val="000000"/>
          <w:lang w:eastAsia="sv-SE"/>
        </w:rPr>
        <w:t xml:space="preserve">ciascun processo. </w:t>
      </w:r>
    </w:p>
    <w:p w14:paraId="17E54982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left="850" w:right="-715"/>
        <w:rPr>
          <w:color w:val="000000"/>
          <w:lang w:eastAsia="sv-SE"/>
        </w:rPr>
      </w:pPr>
    </w:p>
    <w:p w14:paraId="5241CCA7" w14:textId="13003CC6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Nella terza fase, in base alla strategia di comunicazione e l’id del processo che </w:t>
      </w:r>
      <w:r w:rsidR="00421F7A">
        <w:rPr>
          <w:color w:val="000000"/>
          <w:lang w:eastAsia="sv-SE"/>
        </w:rPr>
        <w:t xml:space="preserve">     </w:t>
      </w:r>
      <w:r>
        <w:rPr>
          <w:color w:val="000000"/>
          <w:lang w:eastAsia="sv-SE"/>
        </w:rPr>
        <w:t>dovrà stampare poi il risultato, verrà completata la somma.</w:t>
      </w:r>
    </w:p>
    <w:p w14:paraId="415506FF" w14:textId="77777777" w:rsidR="00140C54" w:rsidRDefault="00140C54" w:rsidP="00140C54">
      <w:pPr>
        <w:autoSpaceDE w:val="0"/>
        <w:autoSpaceDN w:val="0"/>
        <w:adjustRightInd w:val="0"/>
        <w:spacing w:after="30" w:line="360" w:lineRule="auto"/>
        <w:ind w:left="850" w:right="-715"/>
        <w:rPr>
          <w:color w:val="000000"/>
          <w:lang w:eastAsia="sv-SE"/>
        </w:rPr>
      </w:pPr>
    </w:p>
    <w:p w14:paraId="27A0A119" w14:textId="7865F18A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Nella quarta fase verrà stampato il risultato così come richiesto dall’input. Nel </w:t>
      </w:r>
      <w:r w:rsidR="00421F7A">
        <w:rPr>
          <w:color w:val="000000"/>
          <w:lang w:eastAsia="sv-SE"/>
        </w:rPr>
        <w:t xml:space="preserve">     </w:t>
      </w:r>
      <w:r>
        <w:rPr>
          <w:color w:val="000000"/>
          <w:lang w:eastAsia="sv-SE"/>
        </w:rPr>
        <w:t xml:space="preserve">caso in cui debbano stampare tutti i processi, per convenzione il processo </w:t>
      </w:r>
    </w:p>
    <w:p w14:paraId="6D2808A0" w14:textId="322DEEDE" w:rsidR="00140C54" w:rsidRDefault="00140C54" w:rsidP="00421F7A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lang w:eastAsia="sv-SE"/>
        </w:rPr>
      </w:pPr>
      <w:r>
        <w:rPr>
          <w:color w:val="000000"/>
          <w:lang w:eastAsia="sv-SE"/>
        </w:rPr>
        <w:t xml:space="preserve">ricevente nella strategia 1 e 2 sarà rank 0, per poi inviare in broadcast, prima </w:t>
      </w:r>
    </w:p>
    <w:p w14:paraId="671026FA" w14:textId="61D1FC5B" w:rsidR="00474C98" w:rsidRPr="002B5D23" w:rsidRDefault="00140C54" w:rsidP="002B5D23">
      <w:pPr>
        <w:autoSpaceDE w:val="0"/>
        <w:autoSpaceDN w:val="0"/>
        <w:adjustRightInd w:val="0"/>
        <w:spacing w:after="30" w:line="360" w:lineRule="auto"/>
        <w:ind w:right="-715"/>
        <w:rPr>
          <w:color w:val="000000"/>
          <w:u w:val="single"/>
          <w:lang w:eastAsia="sv-SE"/>
        </w:rPr>
      </w:pPr>
      <w:r>
        <w:rPr>
          <w:color w:val="000000"/>
          <w:lang w:eastAsia="sv-SE"/>
        </w:rPr>
        <w:lastRenderedPageBreak/>
        <w:t>della stampa, la somma a tutti gli altri processi.</w:t>
      </w:r>
    </w:p>
    <w:p w14:paraId="187C404E" w14:textId="2B6262C0" w:rsidR="002B5D23" w:rsidRPr="00573BFE" w:rsidRDefault="00F92CCD" w:rsidP="002B5D23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8" w:name="_Toc147783449"/>
      <w:bookmarkStart w:id="9" w:name="_Toc147783966"/>
      <w:bookmarkStart w:id="10" w:name="_Toc147834309"/>
      <w:r w:rsidRPr="00573BFE">
        <w:rPr>
          <w:b w:val="0"/>
          <w:sz w:val="28"/>
          <w:lang w:eastAsia="sv-SE"/>
        </w:rPr>
        <w:t xml:space="preserve">2.2 </w:t>
      </w:r>
      <w:r w:rsidR="003D7956" w:rsidRPr="00573BFE">
        <w:rPr>
          <w:b w:val="0"/>
          <w:sz w:val="28"/>
          <w:lang w:eastAsia="sv-SE"/>
        </w:rPr>
        <w:t>Strategie</w:t>
      </w:r>
      <w:r w:rsidR="00421F7A" w:rsidRPr="00573BFE">
        <w:rPr>
          <w:b w:val="0"/>
          <w:sz w:val="28"/>
          <w:lang w:eastAsia="sv-SE"/>
        </w:rPr>
        <w:t xml:space="preserve"> e confronti</w:t>
      </w:r>
      <w:bookmarkEnd w:id="8"/>
      <w:bookmarkEnd w:id="9"/>
      <w:bookmarkEnd w:id="10"/>
    </w:p>
    <w:p w14:paraId="6FCF3521" w14:textId="65BADB09" w:rsidR="00AB3269" w:rsidRDefault="004E6BF4" w:rsidP="00AB3269">
      <w:r>
        <w:t>In questa sezione, analizzeremo in dettaglio la terza strategia di comunicazione utilizzata nel programma. Questa stategia mira a garantire che, al termine della computazione tutti i processi abbiano accesso alla somma totale dei valori passati in input. Tuttavia ciò comporta un aumento significcativo del numero di comunicazioni tra i processi.</w:t>
      </w:r>
    </w:p>
    <w:p w14:paraId="44868E74" w14:textId="77777777" w:rsidR="004E6BF4" w:rsidRDefault="004E6BF4" w:rsidP="00AB3269"/>
    <w:p w14:paraId="09992E48" w14:textId="3BCFAE86" w:rsidR="004E6BF4" w:rsidRDefault="004E6BF4" w:rsidP="00AB3269">
      <w:r>
        <w:t xml:space="preserve">In questa strategia, i valori in input vengono suddivisi equamente tra i vari processi, ciascuno dei quali calcola la sua somma parziale. Dopo aver completato le sonne parziali, i processi iniziano a comunicare tra loro in coppie distinte. </w:t>
      </w:r>
    </w:p>
    <w:p w14:paraId="73AC0299" w14:textId="77777777" w:rsidR="004E6BF4" w:rsidRDefault="004E6BF4" w:rsidP="00AB3269"/>
    <w:p w14:paraId="1AA8734A" w14:textId="18836CC5" w:rsidR="004E6BF4" w:rsidRDefault="004E6BF4" w:rsidP="00AB3269">
      <w:r>
        <w:t>La modalità usata, per effettuare questa comunicazione, è la seguente : entrambi i processi comunicano le rispettive somme parziali e aggiungono il valore ricevuto alla propria somma.</w:t>
      </w:r>
    </w:p>
    <w:p w14:paraId="1A4812D5" w14:textId="77777777" w:rsidR="004E6BF4" w:rsidRDefault="004E6BF4" w:rsidP="00AB3269"/>
    <w:p w14:paraId="644BF677" w14:textId="5E346886" w:rsidR="004E6BF4" w:rsidRDefault="004E6BF4" w:rsidP="00AB3269">
      <w:r>
        <w:t xml:space="preserve">Durante ciascuna interazione di comunicazione, ogni processo con un determinato </w:t>
      </w:r>
      <w:r w:rsidR="00186423">
        <w:t>rank</w:t>
      </w:r>
      <w:r>
        <w:t xml:space="preserve"> comunicherà</w:t>
      </w:r>
      <w:r w:rsidR="00186423">
        <w:t xml:space="preserve"> con un altro processo che ha un rank di i+(2^passo) oppure i-(2^passo), a seconda del risultato della divisione tra il suo rank e 2^(i+1).</w:t>
      </w:r>
    </w:p>
    <w:p w14:paraId="1E01C852" w14:textId="77777777" w:rsidR="00186423" w:rsidRDefault="00186423" w:rsidP="00AB3269"/>
    <w:p w14:paraId="431FB859" w14:textId="5DB73EDA" w:rsidR="00186423" w:rsidRDefault="00186423" w:rsidP="00AB3269">
      <w:r>
        <w:t>È importante notare che questa strategua comporta un certo numero di comunicazioni ridondanti, ma questa comunicazioni avvengono in parallelo durante ogni interazione. Questa strategia è preferibile quando è essenzile che tutti i processi abbiano accesso alla somma totale dei valori</w:t>
      </w:r>
    </w:p>
    <w:p w14:paraId="6045388A" w14:textId="77777777" w:rsidR="00186423" w:rsidRDefault="00186423" w:rsidP="00AB3269"/>
    <w:p w14:paraId="68D6283B" w14:textId="702E9BAE" w:rsidR="00186423" w:rsidRDefault="00186423" w:rsidP="00AB3269">
      <w:r>
        <w:t xml:space="preserve">A differenza della strategia 2, </w:t>
      </w:r>
      <w:r w:rsidR="002C4AC5">
        <w:t>che coinvolge comunicazioni a coppie di processi senza comunicazione bidirezionali, la stategia 3 coinvolge comunicazioni bidirezionali tra i processi. Al fine della stategia2, solo uno dei processi avrà la somma totale, mentre gli altri avranno somma parziali. È possibile selezionare quale processo otterrà il risultato finale ruotando l’albero delle comunicazioni dei processi,</w:t>
      </w:r>
    </w:p>
    <w:p w14:paraId="651945D8" w14:textId="77777777" w:rsidR="002C4AC5" w:rsidRDefault="002C4AC5" w:rsidP="00AB3269"/>
    <w:p w14:paraId="3855A291" w14:textId="4A9C8AE6" w:rsidR="002C4AC5" w:rsidRDefault="002C4AC5" w:rsidP="00AB3269">
      <w:r>
        <w:t>La  strategia 1, d’altra parte, prevede che ciascun processo calcoli la sua somma parziale e la comunichi al processo P0</w:t>
      </w:r>
      <w:r w:rsidR="00924403">
        <w:t xml:space="preserve">, che successivamente somma tutte le somme parziali ricevute. Anche in questo caso è possibile selezionare il processo ricevente. Tuttavia questa strtegia comporta un aumento esponensiale del numero di comunicazioni sequenziali tra i processi e il processo ricevente all’aumentare del numero dei processi. </w:t>
      </w:r>
    </w:p>
    <w:p w14:paraId="6225E8E3" w14:textId="6E329F83" w:rsidR="00474C98" w:rsidRDefault="00BF0B98" w:rsidP="00B63646">
      <w:r>
        <w:lastRenderedPageBreak/>
        <w:t xml:space="preserve">Ad esempio, con 16 processi, il processo ricevente dovrà ricevere 15 somme parziali in modo sequenziale, mentre con 128 processi dovrà gestire 127 somme parziali e cosi </w:t>
      </w:r>
      <w:r w:rsidR="002B5D23">
        <w:t>via.</w:t>
      </w:r>
    </w:p>
    <w:p w14:paraId="1E99B699" w14:textId="427965C0" w:rsidR="003D032D" w:rsidRPr="00B63646" w:rsidRDefault="00C263C6" w:rsidP="00E44B9B">
      <w:pPr>
        <w:pStyle w:val="Titolo1"/>
        <w:numPr>
          <w:ilvl w:val="0"/>
          <w:numId w:val="21"/>
        </w:numPr>
        <w:rPr>
          <w:b w:val="0"/>
          <w:sz w:val="40"/>
          <w:szCs w:val="40"/>
        </w:rPr>
      </w:pPr>
      <w:bookmarkStart w:id="11" w:name="_Toc147783450"/>
      <w:bookmarkStart w:id="12" w:name="_Toc147783967"/>
      <w:bookmarkStart w:id="13" w:name="_Toc147834310"/>
      <w:r w:rsidRPr="00B63646">
        <w:rPr>
          <w:b w:val="0"/>
          <w:sz w:val="40"/>
          <w:szCs w:val="40"/>
        </w:rPr>
        <w:t>Input</w:t>
      </w:r>
      <w:r w:rsidR="003D032D" w:rsidRPr="00B63646">
        <w:rPr>
          <w:b w:val="0"/>
          <w:sz w:val="40"/>
          <w:szCs w:val="40"/>
        </w:rPr>
        <w:t>, Output ed errori</w:t>
      </w:r>
      <w:bookmarkEnd w:id="11"/>
      <w:bookmarkEnd w:id="12"/>
      <w:bookmarkEnd w:id="13"/>
    </w:p>
    <w:p w14:paraId="35E47D8D" w14:textId="795A081F" w:rsidR="003D032D" w:rsidRPr="00573BFE" w:rsidRDefault="003A5431" w:rsidP="00617002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14" w:name="_Toc147783451"/>
      <w:bookmarkStart w:id="15" w:name="_Toc147783968"/>
      <w:bookmarkStart w:id="16" w:name="_Toc147834311"/>
      <w:r w:rsidRPr="00573BFE">
        <w:rPr>
          <w:b w:val="0"/>
          <w:sz w:val="28"/>
          <w:lang w:eastAsia="sv-SE"/>
        </w:rPr>
        <w:t xml:space="preserve">3.1 </w:t>
      </w:r>
      <w:r w:rsidR="008B54C5" w:rsidRPr="00573BFE">
        <w:rPr>
          <w:b w:val="0"/>
          <w:sz w:val="28"/>
          <w:lang w:eastAsia="sv-SE"/>
        </w:rPr>
        <w:t>Input e restrizioni</w:t>
      </w:r>
      <w:bookmarkEnd w:id="14"/>
      <w:bookmarkEnd w:id="15"/>
      <w:bookmarkEnd w:id="16"/>
    </w:p>
    <w:p w14:paraId="741B35EF" w14:textId="77777777" w:rsidR="00810B3C" w:rsidRDefault="008B54C5" w:rsidP="008B54C5">
      <w:pPr>
        <w:rPr>
          <w:lang w:eastAsia="sv-SE"/>
        </w:rPr>
      </w:pPr>
      <w:r>
        <w:rPr>
          <w:lang w:eastAsia="sv-SE"/>
        </w:rPr>
        <w:t>Come descritto nel</w:t>
      </w:r>
      <w:r w:rsidR="00810B3C">
        <w:rPr>
          <w:lang w:eastAsia="sv-SE"/>
        </w:rPr>
        <w:t xml:space="preserve"> capitolo relativo all’introduzione, i parametri in input da passare</w:t>
      </w:r>
    </w:p>
    <w:p w14:paraId="034B31C6" w14:textId="503A9213" w:rsidR="008B54C5" w:rsidRDefault="00810B3C" w:rsidP="008B54C5">
      <w:pPr>
        <w:rPr>
          <w:lang w:eastAsia="sv-SE"/>
        </w:rPr>
      </w:pPr>
      <w:r>
        <w:rPr>
          <w:lang w:eastAsia="sv-SE"/>
        </w:rPr>
        <w:t>sono i seguenti:</w:t>
      </w:r>
    </w:p>
    <w:p w14:paraId="2FF92697" w14:textId="77777777" w:rsidR="00254F42" w:rsidRPr="00254F42" w:rsidRDefault="00254F42" w:rsidP="008B54C5">
      <w:pPr>
        <w:rPr>
          <w:lang w:eastAsia="sv-SE"/>
        </w:rPr>
      </w:pPr>
    </w:p>
    <w:p w14:paraId="485A780C" w14:textId="77777777" w:rsidR="00254F42" w:rsidRPr="00254F42" w:rsidRDefault="00254F42" w:rsidP="00CF155C">
      <w:pPr>
        <w:pStyle w:val="Paragrafoelenco"/>
        <w:numPr>
          <w:ilvl w:val="0"/>
          <w:numId w:val="10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  <w:r w:rsidRPr="00254F42">
        <w:rPr>
          <w:b/>
          <w:color w:val="000000"/>
          <w:szCs w:val="21"/>
          <w:lang w:eastAsia="sv-SE"/>
        </w:rPr>
        <w:t>Numero di valori da sommare (N):</w:t>
      </w:r>
      <w:r w:rsidRPr="00254F42">
        <w:rPr>
          <w:color w:val="000000"/>
          <w:szCs w:val="21"/>
          <w:lang w:eastAsia="sv-SE"/>
        </w:rPr>
        <w:t xml:space="preserve"> Questo valore rappresenta quanti numeri reali devono essere sommati. L'utente deve fornire questo numero come input;</w:t>
      </w:r>
    </w:p>
    <w:p w14:paraId="51BC3941" w14:textId="77777777" w:rsidR="00254F42" w:rsidRPr="00254F42" w:rsidRDefault="00254F42" w:rsidP="00254F42">
      <w:pPr>
        <w:pStyle w:val="Paragrafoelenco"/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</w:p>
    <w:p w14:paraId="3CED5033" w14:textId="77777777" w:rsidR="00254F42" w:rsidRPr="00254F42" w:rsidRDefault="00254F42" w:rsidP="00CF155C">
      <w:pPr>
        <w:pStyle w:val="Paragrafoelenco"/>
        <w:numPr>
          <w:ilvl w:val="0"/>
          <w:numId w:val="10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  <w:r w:rsidRPr="00254F42">
        <w:rPr>
          <w:b/>
          <w:color w:val="000000"/>
          <w:szCs w:val="21"/>
          <w:lang w:eastAsia="sv-SE"/>
        </w:rPr>
        <w:t>Valori da sommare:</w:t>
      </w:r>
      <w:r w:rsidRPr="00254F42">
        <w:rPr>
          <w:color w:val="000000"/>
          <w:szCs w:val="21"/>
          <w:lang w:eastAsia="sv-SE"/>
        </w:rPr>
        <w:t xml:space="preserve"> Nel caso in cui il numero di valori da sommare (N) sia minore o uguale a 20, l'utente deve fornire direttamente i valori (numeri reali) da sommare come parte dell'input. In caso contrario, se N è maggiore di 20, l'algoritmo deve generare casualmente i valori reali da sommare;</w:t>
      </w:r>
    </w:p>
    <w:p w14:paraId="772A8958" w14:textId="77777777" w:rsidR="00254F42" w:rsidRPr="00254F42" w:rsidRDefault="00254F42" w:rsidP="00254F42">
      <w:pPr>
        <w:pStyle w:val="Paragrafoelenco"/>
        <w:ind w:left="1157"/>
        <w:rPr>
          <w:b/>
          <w:color w:val="000000"/>
          <w:szCs w:val="21"/>
          <w:lang w:eastAsia="sv-SE"/>
        </w:rPr>
      </w:pPr>
    </w:p>
    <w:p w14:paraId="35E3E67C" w14:textId="77777777" w:rsidR="00254F42" w:rsidRPr="00254F42" w:rsidRDefault="00254F42" w:rsidP="00CF155C">
      <w:pPr>
        <w:pStyle w:val="Paragrafoelenco"/>
        <w:numPr>
          <w:ilvl w:val="0"/>
          <w:numId w:val="10"/>
        </w:numPr>
        <w:tabs>
          <w:tab w:val="left" w:pos="1210"/>
          <w:tab w:val="left" w:pos="1603"/>
        </w:tabs>
        <w:autoSpaceDE w:val="0"/>
        <w:autoSpaceDN w:val="0"/>
        <w:adjustRightInd w:val="0"/>
        <w:spacing w:after="30" w:line="360" w:lineRule="auto"/>
        <w:ind w:left="1080" w:right="-998"/>
        <w:rPr>
          <w:color w:val="000000"/>
          <w:szCs w:val="21"/>
          <w:lang w:eastAsia="sv-SE"/>
        </w:rPr>
      </w:pPr>
      <w:r w:rsidRPr="00254F42">
        <w:rPr>
          <w:b/>
          <w:color w:val="000000"/>
          <w:szCs w:val="21"/>
          <w:lang w:eastAsia="sv-SE"/>
        </w:rPr>
        <w:t>Numero di strategia da utilizzare (I, II, III):</w:t>
      </w:r>
      <w:r w:rsidRPr="00254F42">
        <w:rPr>
          <w:color w:val="000000"/>
          <w:szCs w:val="21"/>
          <w:lang w:eastAsia="sv-SE"/>
        </w:rPr>
        <w:t xml:space="preserve"> L'utente deve specificare quale delle tre strategie di comunicazione (I, II o III) desidera utilizzare per calcolare la somma dei valori;</w:t>
      </w:r>
    </w:p>
    <w:p w14:paraId="2C785884" w14:textId="77777777" w:rsidR="00254F42" w:rsidRPr="008B54C5" w:rsidRDefault="00254F42" w:rsidP="008B54C5">
      <w:pPr>
        <w:rPr>
          <w:lang w:eastAsia="sv-SE"/>
        </w:rPr>
      </w:pPr>
    </w:p>
    <w:p w14:paraId="707FCB74" w14:textId="77777777" w:rsidR="00363AD0" w:rsidRDefault="00254F42" w:rsidP="00363AD0">
      <w:pPr>
        <w:rPr>
          <w:lang w:eastAsia="sv-SE"/>
        </w:rPr>
      </w:pPr>
      <w:r>
        <w:rPr>
          <w:lang w:eastAsia="sv-SE"/>
        </w:rPr>
        <w:t xml:space="preserve">Inoltre, </w:t>
      </w:r>
      <w:r w:rsidR="00D94B05">
        <w:rPr>
          <w:lang w:eastAsia="sv-SE"/>
        </w:rPr>
        <w:t xml:space="preserve">abbiamo scelto di </w:t>
      </w:r>
      <w:r w:rsidR="00363AD0">
        <w:rPr>
          <w:lang w:eastAsia="sv-SE"/>
        </w:rPr>
        <w:t xml:space="preserve">includere l’opzione di specificare l’ID del processo </w:t>
      </w:r>
    </w:p>
    <w:p w14:paraId="1E87DEE4" w14:textId="77777777" w:rsidR="00363AD0" w:rsidRDefault="00363AD0" w:rsidP="00363AD0">
      <w:pPr>
        <w:rPr>
          <w:lang w:eastAsia="sv-SE"/>
        </w:rPr>
      </w:pPr>
      <w:r>
        <w:rPr>
          <w:lang w:eastAsia="sv-SE"/>
        </w:rPr>
        <w:t xml:space="preserve">responsabile della stampa del risultato. Tenendo conto che l’utente possa desiderare </w:t>
      </w:r>
    </w:p>
    <w:p w14:paraId="6FDEF433" w14:textId="77777777" w:rsidR="00363AD0" w:rsidRDefault="00363AD0" w:rsidP="00363AD0">
      <w:pPr>
        <w:rPr>
          <w:lang w:eastAsia="sv-SE"/>
        </w:rPr>
      </w:pPr>
      <w:r>
        <w:rPr>
          <w:lang w:eastAsia="sv-SE"/>
        </w:rPr>
        <w:t xml:space="preserve">gli stampare il risultato di tutti i processi e in tal caso è sufficiente impostare l’ID su </w:t>
      </w:r>
    </w:p>
    <w:p w14:paraId="41229BFB" w14:textId="4EF0DB59" w:rsidR="003D032D" w:rsidRDefault="00363AD0" w:rsidP="00363AD0">
      <w:pPr>
        <w:rPr>
          <w:lang w:eastAsia="sv-SE"/>
        </w:rPr>
      </w:pPr>
      <w:r>
        <w:rPr>
          <w:lang w:eastAsia="sv-SE"/>
        </w:rPr>
        <w:t>-1.</w:t>
      </w:r>
    </w:p>
    <w:p w14:paraId="08E38843" w14:textId="77777777" w:rsidR="00363AD0" w:rsidRDefault="00363AD0" w:rsidP="00363AD0">
      <w:pPr>
        <w:rPr>
          <w:lang w:eastAsia="sv-SE"/>
        </w:rPr>
      </w:pPr>
    </w:p>
    <w:p w14:paraId="6A43C823" w14:textId="77777777" w:rsidR="00A85112" w:rsidRDefault="00A85112" w:rsidP="00A85112">
      <w:r w:rsidRPr="00A85112">
        <w:t xml:space="preserve">I parametri devono essere passati tutti come argomento all’interno del file PBS, alla </w:t>
      </w:r>
    </w:p>
    <w:p w14:paraId="6864A45F" w14:textId="24263ECB" w:rsidR="00A85112" w:rsidRDefault="00A85112" w:rsidP="00A85112">
      <w:r w:rsidRPr="00A85112">
        <w:t>riga corrispondente l’esecuzione del programma, nel seguente ordine:</w:t>
      </w:r>
    </w:p>
    <w:p w14:paraId="54A01CAD" w14:textId="77777777" w:rsidR="00A85112" w:rsidRPr="00A85112" w:rsidRDefault="00A85112" w:rsidP="00A85112"/>
    <w:p w14:paraId="76850A50" w14:textId="702A16A1" w:rsid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>
        <w:t>ID processo stampa;</w:t>
      </w:r>
    </w:p>
    <w:p w14:paraId="1D98A9EF" w14:textId="19B31F38" w:rsid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>
        <w:lastRenderedPageBreak/>
        <w:t>Strategia da utilizzare;</w:t>
      </w:r>
    </w:p>
    <w:p w14:paraId="60E29990" w14:textId="07C15D12" w:rsid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 w:rsidRPr="00A85112">
        <w:t>Numero di valori da sommare N</w:t>
      </w:r>
      <w:r>
        <w:t>;</w:t>
      </w:r>
    </w:p>
    <w:p w14:paraId="2758AB02" w14:textId="201C3815" w:rsidR="00A85112" w:rsidRPr="00A85112" w:rsidRDefault="00A85112" w:rsidP="00CF155C">
      <w:pPr>
        <w:pStyle w:val="Paragrafoelenco"/>
        <w:numPr>
          <w:ilvl w:val="0"/>
          <w:numId w:val="11"/>
        </w:numPr>
        <w:spacing w:after="160" w:line="259" w:lineRule="auto"/>
      </w:pPr>
      <w:r w:rsidRPr="00A85112">
        <w:t>Eventuali valori da sommare se N&lt;=20</w:t>
      </w:r>
      <w:r>
        <w:t>;</w:t>
      </w:r>
    </w:p>
    <w:p w14:paraId="21EF77C9" w14:textId="77777777" w:rsidR="00A85112" w:rsidRDefault="00A85112" w:rsidP="00A85112">
      <w:r w:rsidRPr="00A85112">
        <w:t xml:space="preserve">Per comprendere meglio dove inserire tali parametri, la riga del file PBS è la </w:t>
      </w:r>
    </w:p>
    <w:p w14:paraId="0FA5439F" w14:textId="75A04E79" w:rsidR="00A85112" w:rsidRPr="00A85112" w:rsidRDefault="00A85112" w:rsidP="00A85112">
      <w:r w:rsidRPr="00A85112">
        <w:t>seguente:</w:t>
      </w:r>
    </w:p>
    <w:p w14:paraId="4278FE5B" w14:textId="77777777" w:rsidR="00363AD0" w:rsidRDefault="00363AD0" w:rsidP="00363AD0">
      <w:pPr>
        <w:rPr>
          <w:lang w:eastAsia="sv-SE"/>
        </w:rPr>
      </w:pPr>
    </w:p>
    <w:p w14:paraId="28CAC65D" w14:textId="77777777" w:rsidR="00AD305D" w:rsidRDefault="00AD305D" w:rsidP="00AD305D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</w:t>
      </w:r>
      <w:r w:rsidRPr="00AD305D">
        <w:rPr>
          <w:i/>
          <w:iCs/>
          <w:sz w:val="20"/>
          <w:szCs w:val="20"/>
        </w:rPr>
        <w:t xml:space="preserve">/usr/lib64/openmpi/1.4-gcc/bin/mpiexec -machinefile $PBS_NODEFILE -n </w:t>
      </w:r>
    </w:p>
    <w:p w14:paraId="71914D48" w14:textId="72E04C7C" w:rsidR="00AD305D" w:rsidRPr="00AD305D" w:rsidRDefault="00AD305D" w:rsidP="00AD305D">
      <w:pPr>
        <w:jc w:val="center"/>
        <w:rPr>
          <w:i/>
          <w:iCs/>
          <w:sz w:val="20"/>
          <w:szCs w:val="20"/>
          <w:lang w:val="en-US"/>
        </w:rPr>
      </w:pPr>
      <w:r w:rsidRPr="00F05165">
        <w:rPr>
          <w:i/>
          <w:iCs/>
          <w:sz w:val="20"/>
          <w:szCs w:val="20"/>
        </w:rPr>
        <w:t xml:space="preserve">      </w:t>
      </w:r>
      <w:r w:rsidRPr="00AD305D">
        <w:rPr>
          <w:i/>
          <w:iCs/>
          <w:sz w:val="20"/>
          <w:szCs w:val="20"/>
          <w:lang w:val="en-US"/>
        </w:rPr>
        <w:t>$NCPU $PBS_O_WORKDIR/out &lt;ID&gt; &lt;Strategia&gt; &lt;N&gt; &lt;Val1&gt;…&lt;Valn&gt;</w:t>
      </w:r>
    </w:p>
    <w:p w14:paraId="6AF35A1D" w14:textId="77777777" w:rsidR="009B0FBD" w:rsidRDefault="009B0FBD" w:rsidP="003D032D">
      <w:pPr>
        <w:rPr>
          <w:lang w:val="en-US"/>
        </w:rPr>
      </w:pPr>
    </w:p>
    <w:p w14:paraId="345C22C5" w14:textId="4B8DA9F4" w:rsidR="008E5B2B" w:rsidRPr="00573BFE" w:rsidRDefault="008E5B2B" w:rsidP="00617002">
      <w:pPr>
        <w:pStyle w:val="Titolo2"/>
        <w:numPr>
          <w:ilvl w:val="0"/>
          <w:numId w:val="0"/>
        </w:numPr>
        <w:rPr>
          <w:b w:val="0"/>
          <w:sz w:val="28"/>
          <w:lang w:eastAsia="sv-SE"/>
        </w:rPr>
      </w:pPr>
      <w:bookmarkStart w:id="17" w:name="_Toc147783452"/>
      <w:bookmarkStart w:id="18" w:name="_Toc147783969"/>
      <w:bookmarkStart w:id="19" w:name="_Toc147834312"/>
      <w:r w:rsidRPr="00573BFE">
        <w:rPr>
          <w:b w:val="0"/>
          <w:sz w:val="28"/>
          <w:lang w:eastAsia="sv-SE"/>
        </w:rPr>
        <w:t>3.2 Restrizioni</w:t>
      </w:r>
      <w:bookmarkEnd w:id="17"/>
      <w:bookmarkEnd w:id="18"/>
      <w:bookmarkEnd w:id="19"/>
    </w:p>
    <w:p w14:paraId="423FF67E" w14:textId="58AF100A" w:rsidR="008E5B2B" w:rsidRPr="000F309A" w:rsidRDefault="000F309A" w:rsidP="00CC19E8">
      <w:pPr>
        <w:ind w:firstLine="700"/>
        <w:rPr>
          <w:szCs w:val="21"/>
        </w:rPr>
      </w:pPr>
      <w:r>
        <w:rPr>
          <w:szCs w:val="21"/>
        </w:rPr>
        <w:t>I</w:t>
      </w:r>
      <w:r w:rsidR="008E5B2B" w:rsidRPr="008E5B2B">
        <w:rPr>
          <w:szCs w:val="21"/>
        </w:rPr>
        <w:t xml:space="preserve"> parametri devono rispettare determinate </w:t>
      </w:r>
      <w:r>
        <w:rPr>
          <w:szCs w:val="21"/>
        </w:rPr>
        <w:t>restizioni/costrizioni:</w:t>
      </w:r>
    </w:p>
    <w:p w14:paraId="27D97F7C" w14:textId="0E1A589E" w:rsidR="008E5B2B" w:rsidRDefault="008E5B2B" w:rsidP="00CC19E8">
      <w:pPr>
        <w:pStyle w:val="Paragrafoelenco"/>
        <w:numPr>
          <w:ilvl w:val="0"/>
          <w:numId w:val="24"/>
        </w:numPr>
        <w:spacing w:after="160" w:line="259" w:lineRule="auto"/>
        <w:rPr>
          <w:szCs w:val="21"/>
        </w:rPr>
      </w:pPr>
      <w:r w:rsidRPr="00295F1D">
        <w:rPr>
          <w:szCs w:val="21"/>
        </w:rPr>
        <w:t xml:space="preserve">L’ID del processo deve </w:t>
      </w:r>
      <w:r w:rsidR="00295F1D">
        <w:rPr>
          <w:szCs w:val="21"/>
        </w:rPr>
        <w:t>rientrare nell’intervallo compreso tra -1 e il rank del processo più alto. Ad esempio, se ci sono 8 processi, l’ID deve essere compreso tra -1 e 7.</w:t>
      </w:r>
    </w:p>
    <w:p w14:paraId="0D716259" w14:textId="77777777" w:rsidR="00295F1D" w:rsidRPr="00295F1D" w:rsidRDefault="00295F1D" w:rsidP="00295F1D">
      <w:pPr>
        <w:pStyle w:val="Paragrafoelenco"/>
        <w:spacing w:after="160" w:line="259" w:lineRule="auto"/>
        <w:ind w:left="1003"/>
        <w:rPr>
          <w:szCs w:val="21"/>
        </w:rPr>
      </w:pPr>
    </w:p>
    <w:p w14:paraId="25062683" w14:textId="2A9AF265" w:rsidR="008E5B2B" w:rsidRPr="008E5B2B" w:rsidRDefault="008E5B2B" w:rsidP="00CF155C">
      <w:pPr>
        <w:pStyle w:val="Paragrafoelenco"/>
        <w:numPr>
          <w:ilvl w:val="0"/>
          <w:numId w:val="12"/>
        </w:numPr>
        <w:spacing w:after="160" w:line="259" w:lineRule="auto"/>
        <w:rPr>
          <w:szCs w:val="21"/>
        </w:rPr>
      </w:pPr>
      <w:r w:rsidRPr="008E5B2B">
        <w:rPr>
          <w:szCs w:val="21"/>
        </w:rPr>
        <w:t xml:space="preserve">La strategia deve essere compresa fra 1 e 3. Come descritto in precedenza, nel caso in cui il </w:t>
      </w:r>
      <w:r w:rsidR="005F6618">
        <w:rPr>
          <w:szCs w:val="21"/>
        </w:rPr>
        <w:t>l’utente indica la 2 o la 3 stategia ma esse non sono applicabili il sistema applica autonomamente la 1 stategia</w:t>
      </w:r>
      <w:r w:rsidRPr="008E5B2B">
        <w:rPr>
          <w:szCs w:val="21"/>
        </w:rPr>
        <w:t>.</w:t>
      </w:r>
      <w:r w:rsidR="005F6618">
        <w:rPr>
          <w:szCs w:val="21"/>
        </w:rPr>
        <w:t xml:space="preserve"> </w:t>
      </w:r>
    </w:p>
    <w:p w14:paraId="78003EB6" w14:textId="77777777" w:rsidR="008E5B2B" w:rsidRPr="008E5B2B" w:rsidRDefault="008E5B2B" w:rsidP="008E5B2B">
      <w:pPr>
        <w:pStyle w:val="Paragrafoelenco"/>
        <w:rPr>
          <w:szCs w:val="21"/>
        </w:rPr>
      </w:pPr>
    </w:p>
    <w:p w14:paraId="017196BB" w14:textId="3E60DCDF" w:rsidR="008E5B2B" w:rsidRPr="00F05165" w:rsidRDefault="008E5B2B" w:rsidP="00CF155C">
      <w:pPr>
        <w:pStyle w:val="Paragrafoelenco"/>
        <w:numPr>
          <w:ilvl w:val="0"/>
          <w:numId w:val="12"/>
        </w:numPr>
        <w:spacing w:after="160" w:line="259" w:lineRule="auto"/>
        <w:rPr>
          <w:szCs w:val="21"/>
        </w:rPr>
      </w:pPr>
      <w:r w:rsidRPr="008E5B2B">
        <w:rPr>
          <w:szCs w:val="21"/>
        </w:rPr>
        <w:t>Il numero di valori da sommare passati deve combaciare con il numero N indicato. Nel caso N fosse &gt; 20 e vengono indicati valori da sommare il programma andrà in errore. Nel caso in cui N&lt;=20 e il numero di valori da sommare è diverso da N il programma andrà in errore.</w:t>
      </w:r>
    </w:p>
    <w:p w14:paraId="33440D1C" w14:textId="77777777" w:rsidR="008E5B2B" w:rsidRDefault="008E5B2B" w:rsidP="008E5B2B">
      <w:pPr>
        <w:rPr>
          <w:szCs w:val="21"/>
        </w:rPr>
      </w:pPr>
    </w:p>
    <w:p w14:paraId="60457777" w14:textId="17A2E90A" w:rsidR="008E5B2B" w:rsidRPr="008E5B2B" w:rsidRDefault="008E5B2B" w:rsidP="00CC19E8">
      <w:pPr>
        <w:ind w:left="340"/>
      </w:pPr>
      <w:r w:rsidRPr="008E5B2B">
        <w:rPr>
          <w:szCs w:val="21"/>
        </w:rPr>
        <w:t xml:space="preserve">Vengono inoltre </w:t>
      </w:r>
      <w:r w:rsidR="00E234C2">
        <w:rPr>
          <w:szCs w:val="21"/>
        </w:rPr>
        <w:t>eseguiti</w:t>
      </w:r>
      <w:r w:rsidRPr="008E5B2B">
        <w:rPr>
          <w:szCs w:val="21"/>
        </w:rPr>
        <w:t xml:space="preserve"> controlli su tutti i valori passati</w:t>
      </w:r>
      <w:r w:rsidR="00E234C2">
        <w:rPr>
          <w:szCs w:val="21"/>
        </w:rPr>
        <w:t xml:space="preserve"> come parametri</w:t>
      </w:r>
      <w:r w:rsidRPr="008E5B2B">
        <w:rPr>
          <w:szCs w:val="21"/>
        </w:rPr>
        <w:t>,</w:t>
      </w:r>
      <w:r w:rsidR="00E234C2">
        <w:rPr>
          <w:szCs w:val="21"/>
        </w:rPr>
        <w:t xml:space="preserve"> e</w:t>
      </w:r>
      <w:r w:rsidRPr="008E5B2B">
        <w:rPr>
          <w:szCs w:val="21"/>
        </w:rPr>
        <w:t xml:space="preserve"> in caso di qualsiasi violazione di </w:t>
      </w:r>
      <w:r w:rsidR="00E234C2">
        <w:rPr>
          <w:szCs w:val="21"/>
        </w:rPr>
        <w:t>queste</w:t>
      </w:r>
      <w:r w:rsidRPr="008E5B2B">
        <w:rPr>
          <w:szCs w:val="21"/>
        </w:rPr>
        <w:t xml:space="preserve"> </w:t>
      </w:r>
      <w:r w:rsidR="00E234C2">
        <w:rPr>
          <w:szCs w:val="21"/>
        </w:rPr>
        <w:t>restrizioni,</w:t>
      </w:r>
      <w:r w:rsidRPr="008E5B2B">
        <w:rPr>
          <w:szCs w:val="21"/>
        </w:rPr>
        <w:t xml:space="preserve"> il programma </w:t>
      </w:r>
      <w:r w:rsidR="00E234C2">
        <w:rPr>
          <w:szCs w:val="21"/>
        </w:rPr>
        <w:t>genererà</w:t>
      </w:r>
      <w:r w:rsidR="009B0FBD">
        <w:rPr>
          <w:szCs w:val="21"/>
        </w:rPr>
        <w:t xml:space="preserve"> </w:t>
      </w:r>
      <w:r w:rsidRPr="008E5B2B">
        <w:rPr>
          <w:szCs w:val="21"/>
        </w:rPr>
        <w:t>un messaggio a video indicando l’errore corrispondente.</w:t>
      </w:r>
      <w:r w:rsidR="00E234C2">
        <w:rPr>
          <w:szCs w:val="21"/>
        </w:rPr>
        <w:t xml:space="preserve"> </w:t>
      </w:r>
    </w:p>
    <w:p w14:paraId="712555E6" w14:textId="77777777" w:rsidR="003D032D" w:rsidRPr="008E5B2B" w:rsidRDefault="003D032D" w:rsidP="003D032D"/>
    <w:p w14:paraId="4988A487" w14:textId="431CA3E8" w:rsidR="009B0FBD" w:rsidRPr="00573BFE" w:rsidRDefault="009B0FBD" w:rsidP="00CC19E8">
      <w:pPr>
        <w:pStyle w:val="Titolo2"/>
        <w:numPr>
          <w:ilvl w:val="0"/>
          <w:numId w:val="0"/>
        </w:numPr>
        <w:rPr>
          <w:b w:val="0"/>
          <w:sz w:val="28"/>
        </w:rPr>
      </w:pPr>
      <w:bookmarkStart w:id="20" w:name="_Toc147783453"/>
      <w:bookmarkStart w:id="21" w:name="_Toc147783970"/>
      <w:bookmarkStart w:id="22" w:name="_Toc147834313"/>
      <w:r w:rsidRPr="00573BFE">
        <w:rPr>
          <w:b w:val="0"/>
          <w:sz w:val="28"/>
          <w:lang w:eastAsia="sv-SE"/>
        </w:rPr>
        <w:t>3.3 Output</w:t>
      </w:r>
      <w:bookmarkEnd w:id="20"/>
      <w:bookmarkEnd w:id="21"/>
      <w:bookmarkEnd w:id="22"/>
      <w:r w:rsidRPr="00573BFE">
        <w:rPr>
          <w:b w:val="0"/>
          <w:sz w:val="28"/>
          <w:lang w:eastAsia="sv-SE"/>
        </w:rPr>
        <w:t xml:space="preserve"> </w:t>
      </w:r>
    </w:p>
    <w:p w14:paraId="6390EAB2" w14:textId="26E9D35B" w:rsidR="009B0FBD" w:rsidRPr="002E5E03" w:rsidRDefault="00887623" w:rsidP="00CC19E8">
      <w:pPr>
        <w:ind w:left="360"/>
        <w:rPr>
          <w:u w:val="single"/>
        </w:rPr>
      </w:pPr>
      <w:r w:rsidRPr="00887623">
        <w:t>Vediamo ora alcuni esempi di output che possiamo aspettarci in caso di determinati input di esempio. Esempi mostrati con due processori. Ordine input come indicato in precedenza: &lt;ID&gt;, &lt;Strategia&gt;, &lt;N&gt;, &lt;Val1&gt;,…,&lt;Valn&gt;</w:t>
      </w:r>
    </w:p>
    <w:p w14:paraId="6EDD2A35" w14:textId="77777777" w:rsidR="003D032D" w:rsidRPr="008E5B2B" w:rsidRDefault="003D032D" w:rsidP="003D032D"/>
    <w:p w14:paraId="3D6B0880" w14:textId="77777777" w:rsid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INPUT: 0 1 6 </w:t>
      </w:r>
      <w:r w:rsidR="00620850" w:rsidRPr="00126285">
        <w:t xml:space="preserve">2 </w:t>
      </w:r>
      <w:r w:rsidRPr="00126285">
        <w:t xml:space="preserve">3 2 </w:t>
      </w:r>
      <w:r w:rsidR="00620850" w:rsidRPr="00126285">
        <w:t>3 3</w:t>
      </w:r>
      <w:r w:rsidRPr="00126285">
        <w:t xml:space="preserve"> 4</w:t>
      </w:r>
    </w:p>
    <w:p w14:paraId="15C5ACBD" w14:textId="4AB5D9A2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>OUTPUT: “Somma calcolata da 0 è: 1</w:t>
      </w:r>
      <w:r w:rsidR="00620850" w:rsidRPr="00126285">
        <w:t>7</w:t>
      </w:r>
      <w:r w:rsidRPr="00126285">
        <w:t xml:space="preserve">.000000” </w:t>
      </w:r>
    </w:p>
    <w:p w14:paraId="5B80856E" w14:textId="77777777" w:rsidR="001F24A1" w:rsidRPr="001F24A1" w:rsidRDefault="001F24A1" w:rsidP="001F24A1"/>
    <w:p w14:paraId="7C30AAFB" w14:textId="77777777" w:rsid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INPUT: -1 1 6 8 3 </w:t>
      </w:r>
      <w:r w:rsidR="00620850" w:rsidRPr="00126285">
        <w:t>3</w:t>
      </w:r>
      <w:r w:rsidRPr="00126285">
        <w:t xml:space="preserve"> </w:t>
      </w:r>
      <w:r w:rsidR="00620850" w:rsidRPr="00126285">
        <w:t>5</w:t>
      </w:r>
      <w:r w:rsidRPr="00126285">
        <w:t xml:space="preserve"> </w:t>
      </w:r>
      <w:r w:rsidR="00620850" w:rsidRPr="00126285">
        <w:t>5</w:t>
      </w:r>
      <w:r w:rsidRPr="00126285">
        <w:t xml:space="preserve"> 4</w:t>
      </w:r>
    </w:p>
    <w:p w14:paraId="4905C48B" w14:textId="5EBC630C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OUTPUT: “Somma calcolata da 1 è: </w:t>
      </w:r>
      <w:r w:rsidR="00620850" w:rsidRPr="00126285">
        <w:t>28.</w:t>
      </w:r>
      <w:r w:rsidRPr="00126285">
        <w:t xml:space="preserve">000000” “Somma calcolata da 0 è: </w:t>
      </w:r>
      <w:r w:rsidR="00620850" w:rsidRPr="00126285">
        <w:t>28</w:t>
      </w:r>
      <w:r w:rsidRPr="00126285">
        <w:t xml:space="preserve">. 000000” </w:t>
      </w:r>
    </w:p>
    <w:p w14:paraId="7D51E747" w14:textId="77777777" w:rsidR="001F24A1" w:rsidRPr="001F24A1" w:rsidRDefault="001F24A1" w:rsidP="001F24A1">
      <w:pPr>
        <w:rPr>
          <w:u w:val="single"/>
        </w:rPr>
      </w:pPr>
    </w:p>
    <w:p w14:paraId="4A228661" w14:textId="11984A2E" w:rsidR="001F24A1" w:rsidRPr="00126285" w:rsidRDefault="001F24A1" w:rsidP="00CF155C">
      <w:pPr>
        <w:pStyle w:val="Paragrafoelenco"/>
        <w:numPr>
          <w:ilvl w:val="0"/>
          <w:numId w:val="13"/>
        </w:numPr>
        <w:rPr>
          <w:u w:val="single"/>
        </w:rPr>
      </w:pPr>
      <w:r w:rsidRPr="00126285">
        <w:t xml:space="preserve">INPUT: -1 1 6 8 3 2 </w:t>
      </w:r>
      <w:r w:rsidR="00620850" w:rsidRPr="00126285">
        <w:t>7</w:t>
      </w:r>
      <w:r w:rsidRPr="00126285">
        <w:t xml:space="preserve"> </w:t>
      </w:r>
      <w:r w:rsidR="00620850" w:rsidRPr="00126285">
        <w:t>7</w:t>
      </w:r>
    </w:p>
    <w:p w14:paraId="298A0D2F" w14:textId="77777777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>OUTPUT: “ERRORE. VALORE N INDICATO NON CORRISPONDENTE AI PARAMETRI PASSATI IN INPUT”</w:t>
      </w:r>
    </w:p>
    <w:p w14:paraId="302884AA" w14:textId="77777777" w:rsidR="001F24A1" w:rsidRPr="001F24A1" w:rsidRDefault="001F24A1" w:rsidP="001F24A1"/>
    <w:p w14:paraId="057E6AF9" w14:textId="17B39EC5" w:rsidR="00395193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 xml:space="preserve">INPUT: </w:t>
      </w:r>
      <w:r w:rsidR="00126285" w:rsidRPr="00126285">
        <w:t>-1 3 21</w:t>
      </w:r>
    </w:p>
    <w:p w14:paraId="3090BAC7" w14:textId="68CA3D5B" w:rsidR="00C34F03" w:rsidRPr="00126285" w:rsidRDefault="00C34F03" w:rsidP="00CF155C">
      <w:pPr>
        <w:pStyle w:val="Paragrafoelenco"/>
        <w:numPr>
          <w:ilvl w:val="0"/>
          <w:numId w:val="13"/>
        </w:numPr>
      </w:pPr>
      <w:r w:rsidRPr="00126285">
        <w:t>OUTPUT: “Somma calcolata da 0 è: 98.400000” “Somma calcolata da 1 è: 98.400000” (L’output potrebbe variare in quanto con 21 numeri i valori da sommare sono generati casualmente)</w:t>
      </w:r>
    </w:p>
    <w:p w14:paraId="4ABF8CD6" w14:textId="77777777" w:rsidR="001F24A1" w:rsidRPr="001F24A1" w:rsidRDefault="001F24A1" w:rsidP="001F24A1"/>
    <w:p w14:paraId="318ADD63" w14:textId="77777777" w:rsidR="001F24A1" w:rsidRPr="00126285" w:rsidRDefault="001F24A1" w:rsidP="00CF155C">
      <w:pPr>
        <w:pStyle w:val="Paragrafoelenco"/>
        <w:numPr>
          <w:ilvl w:val="0"/>
          <w:numId w:val="13"/>
        </w:numPr>
      </w:pPr>
      <w:r w:rsidRPr="00126285">
        <w:t>INPUT: 1 1 6 1 2 3 4 5 6</w:t>
      </w:r>
    </w:p>
    <w:p w14:paraId="375BEB2B" w14:textId="77777777" w:rsidR="001F24A1" w:rsidRPr="00126285" w:rsidRDefault="001F24A1" w:rsidP="00CF155C">
      <w:pPr>
        <w:pStyle w:val="Paragrafoelenco"/>
        <w:numPr>
          <w:ilvl w:val="0"/>
          <w:numId w:val="13"/>
        </w:numPr>
        <w:rPr>
          <w:u w:val="single"/>
        </w:rPr>
      </w:pPr>
      <w:r w:rsidRPr="00126285">
        <w:t>OUTPUT: “Somma calcolata da 1 è: 21.000000”</w:t>
      </w:r>
    </w:p>
    <w:p w14:paraId="5C59A00B" w14:textId="77777777" w:rsidR="001F24A1" w:rsidRPr="001F24A1" w:rsidRDefault="001F24A1" w:rsidP="001F24A1"/>
    <w:p w14:paraId="755DB483" w14:textId="77777777" w:rsidR="001F24A1" w:rsidRPr="001F24A1" w:rsidRDefault="001F24A1" w:rsidP="00CC19E8">
      <w:pPr>
        <w:ind w:left="360"/>
      </w:pPr>
      <w:r w:rsidRPr="001F24A1">
        <w:t>Tutti gli output verranno stampati all’interno del file “</w:t>
      </w:r>
      <w:r w:rsidRPr="001F24A1">
        <w:rPr>
          <w:i/>
          <w:iCs/>
        </w:rPr>
        <w:t>output.out</w:t>
      </w:r>
      <w:r w:rsidRPr="001F24A1">
        <w:t>” mentre eventuali errori relativi a compilazione o esecuzione verranno stampati nel file “</w:t>
      </w:r>
      <w:r w:rsidRPr="001F24A1">
        <w:rPr>
          <w:i/>
          <w:iCs/>
        </w:rPr>
        <w:t>error.err</w:t>
      </w:r>
      <w:r w:rsidRPr="001F24A1">
        <w:t>” (non sono incusi i messaggi di violazione delle restrizioni degli input che sono invece presenti nel file “</w:t>
      </w:r>
      <w:r w:rsidRPr="001F24A1">
        <w:rPr>
          <w:i/>
          <w:iCs/>
        </w:rPr>
        <w:t>output.out</w:t>
      </w:r>
      <w:r w:rsidRPr="001F24A1">
        <w:t>”).</w:t>
      </w:r>
    </w:p>
    <w:p w14:paraId="0D434B19" w14:textId="4E69064D" w:rsidR="00C263C6" w:rsidRPr="008E5B2B" w:rsidRDefault="001F24A1" w:rsidP="00A23DF3">
      <w:r w:rsidRPr="001F24A1">
        <w:br w:type="page"/>
      </w:r>
    </w:p>
    <w:p w14:paraId="739DC0C1" w14:textId="453365D2" w:rsidR="00474C98" w:rsidRPr="00B63646" w:rsidRDefault="005807C9" w:rsidP="00DB0120">
      <w:pPr>
        <w:pStyle w:val="Titolo1"/>
        <w:numPr>
          <w:ilvl w:val="0"/>
          <w:numId w:val="21"/>
        </w:numPr>
        <w:rPr>
          <w:b w:val="0"/>
          <w:sz w:val="40"/>
          <w:szCs w:val="40"/>
        </w:rPr>
      </w:pPr>
      <w:bookmarkStart w:id="23" w:name="_Toc147783454"/>
      <w:bookmarkStart w:id="24" w:name="_Toc147783971"/>
      <w:bookmarkStart w:id="25" w:name="_Toc147834314"/>
      <w:r w:rsidRPr="00B63646">
        <w:rPr>
          <w:b w:val="0"/>
          <w:sz w:val="40"/>
          <w:szCs w:val="40"/>
        </w:rPr>
        <w:lastRenderedPageBreak/>
        <w:t>Descrizione delle routine</w:t>
      </w:r>
      <w:bookmarkEnd w:id="23"/>
      <w:bookmarkEnd w:id="24"/>
      <w:bookmarkEnd w:id="25"/>
    </w:p>
    <w:p w14:paraId="56EE4D96" w14:textId="6DC91549" w:rsidR="002A1ED9" w:rsidRPr="006C1D28" w:rsidRDefault="006C1D28" w:rsidP="00DB0120">
      <w:pPr>
        <w:pStyle w:val="Titolo2"/>
        <w:numPr>
          <w:ilvl w:val="1"/>
          <w:numId w:val="11"/>
        </w:numPr>
        <w:rPr>
          <w:b w:val="0"/>
          <w:sz w:val="28"/>
        </w:rPr>
      </w:pPr>
      <w:bookmarkStart w:id="26" w:name="_Toc147783455"/>
      <w:bookmarkStart w:id="27" w:name="_Toc147783972"/>
      <w:r>
        <w:rPr>
          <w:b w:val="0"/>
          <w:sz w:val="28"/>
        </w:rPr>
        <w:t xml:space="preserve"> </w:t>
      </w:r>
      <w:bookmarkStart w:id="28" w:name="_Toc147834315"/>
      <w:r w:rsidR="00023777" w:rsidRPr="006C1D28">
        <w:rPr>
          <w:b w:val="0"/>
          <w:sz w:val="28"/>
        </w:rPr>
        <w:t>Routine della libreria MPI</w:t>
      </w:r>
      <w:bookmarkEnd w:id="26"/>
      <w:bookmarkEnd w:id="27"/>
      <w:bookmarkEnd w:id="28"/>
    </w:p>
    <w:p w14:paraId="602D236D" w14:textId="5AD06D1E" w:rsidR="002A3921" w:rsidRDefault="000414DD" w:rsidP="00E44B9B">
      <w:pPr>
        <w:pStyle w:val="Firstparagraph"/>
      </w:pPr>
      <w:r w:rsidRPr="000414DD">
        <w:t>Il software descritto</w:t>
      </w:r>
      <w:r w:rsidR="002A3921">
        <w:t xml:space="preserve">, </w:t>
      </w:r>
      <w:r w:rsidR="002A3921" w:rsidRPr="002A3921">
        <w:t>si avvale dell’ausilio di alcune routine della libreria MPI per il calcolo</w:t>
      </w:r>
      <w:r w:rsidR="002A3921">
        <w:t xml:space="preserve"> </w:t>
      </w:r>
      <w:r w:rsidR="002A3921" w:rsidRPr="002A3921">
        <w:t>parallelo.</w:t>
      </w:r>
    </w:p>
    <w:p w14:paraId="150A6A43" w14:textId="77777777" w:rsidR="001422FB" w:rsidRPr="001422FB" w:rsidRDefault="001422FB" w:rsidP="001422FB"/>
    <w:p w14:paraId="3EB4FA38" w14:textId="77777777" w:rsidR="002A3921" w:rsidRPr="002A3921" w:rsidRDefault="002A3921" w:rsidP="00E44B9B">
      <w:pPr>
        <w:pStyle w:val="Firstparagraph"/>
      </w:pPr>
      <w:r w:rsidRPr="002A3921">
        <w:t>Di seguito, per ognuna di esse si fornisce il prototipo utilizzato nel programma</w:t>
      </w:r>
    </w:p>
    <w:p w14:paraId="16D3A626" w14:textId="07EAA3E0" w:rsidR="00A021A2" w:rsidRPr="00A021A2" w:rsidRDefault="002A3921" w:rsidP="006C1D28">
      <w:pPr>
        <w:pStyle w:val="Firstparagraph"/>
      </w:pPr>
      <w:r w:rsidRPr="002A3921">
        <w:t>e la descrizione dei relativi parametri di input e di output.</w:t>
      </w:r>
    </w:p>
    <w:p w14:paraId="274F45C7" w14:textId="6A710445" w:rsidR="003D032D" w:rsidRPr="006C1D28" w:rsidRDefault="00246CD5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29" w:name="_Toc147783456"/>
      <w:bookmarkStart w:id="30" w:name="_Toc147834316"/>
      <w:r w:rsidRPr="006C1D28">
        <w:rPr>
          <w:b w:val="0"/>
          <w:sz w:val="28"/>
          <w:szCs w:val="28"/>
        </w:rPr>
        <w:t xml:space="preserve">Routine </w:t>
      </w:r>
      <w:r w:rsidR="00A356F8" w:rsidRPr="006C1D28">
        <w:rPr>
          <w:b w:val="0"/>
          <w:sz w:val="28"/>
          <w:szCs w:val="28"/>
        </w:rPr>
        <w:t>– MPI_</w:t>
      </w:r>
      <w:r w:rsidR="000B5481" w:rsidRPr="006C1D28">
        <w:rPr>
          <w:b w:val="0"/>
          <w:sz w:val="28"/>
          <w:szCs w:val="28"/>
        </w:rPr>
        <w:t>S</w:t>
      </w:r>
      <w:r w:rsidR="00A356F8" w:rsidRPr="006C1D28">
        <w:rPr>
          <w:b w:val="0"/>
          <w:sz w:val="28"/>
          <w:szCs w:val="28"/>
        </w:rPr>
        <w:t>end</w:t>
      </w:r>
      <w:bookmarkEnd w:id="29"/>
      <w:bookmarkEnd w:id="30"/>
      <w:r w:rsidR="00A356F8" w:rsidRPr="006C1D28">
        <w:rPr>
          <w:b w:val="0"/>
          <w:sz w:val="28"/>
          <w:szCs w:val="28"/>
        </w:rPr>
        <w:t xml:space="preserve"> </w:t>
      </w:r>
    </w:p>
    <w:p w14:paraId="57D20646" w14:textId="77777777" w:rsidR="00723E71" w:rsidRDefault="00895AA3" w:rsidP="00E44B9B">
      <w:pPr>
        <w:pStyle w:val="Firstparagraph"/>
      </w:pPr>
      <w:r w:rsidRPr="009676E0">
        <w:t xml:space="preserve">La funzione MPI_send viene utilizzata per inviare dati da un processo a un altro processo all’interno dell’ambiente MPI. </w:t>
      </w:r>
      <w:r w:rsidR="00723E71">
        <w:t xml:space="preserve"> </w:t>
      </w:r>
    </w:p>
    <w:p w14:paraId="6940122A" w14:textId="77777777" w:rsidR="00723E71" w:rsidRDefault="00723E71" w:rsidP="00895AA3">
      <w:pPr>
        <w:pStyle w:val="Firstparagraph"/>
      </w:pPr>
    </w:p>
    <w:p w14:paraId="22B56C4D" w14:textId="4E3A8893" w:rsidR="00895AA3" w:rsidRPr="009676E0" w:rsidRDefault="00723E71" w:rsidP="00E44B9B">
      <w:pPr>
        <w:pStyle w:val="Firstparagraph"/>
      </w:pPr>
      <w:r>
        <w:t xml:space="preserve">Si occupa di bloccare il mittente fino a quando il messaggio è stato accettato dal processo destinatatio. Il processo destinatario può ricevere il messaggio utilizzando la funzione MPI_Recv. </w:t>
      </w:r>
      <w:r w:rsidR="00895AA3" w:rsidRPr="009676E0">
        <w:t xml:space="preserve">La sua firma </w:t>
      </w:r>
      <w:r w:rsidR="006D40CA" w:rsidRPr="009676E0">
        <w:t>è :</w:t>
      </w:r>
    </w:p>
    <w:p w14:paraId="11AE1145" w14:textId="77777777" w:rsidR="009676E0" w:rsidRDefault="009676E0" w:rsidP="00E44B9B"/>
    <w:p w14:paraId="3626847C" w14:textId="63D000FB" w:rsidR="009676E0" w:rsidRPr="0047504D" w:rsidRDefault="009676E0" w:rsidP="00E44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  <w:color w:val="000000"/>
          <w:sz w:val="20"/>
          <w:szCs w:val="20"/>
        </w:rPr>
      </w:pPr>
      <w:r w:rsidRPr="0047504D">
        <w:rPr>
          <w:b/>
          <w:bCs/>
          <w:color w:val="000000"/>
          <w:sz w:val="20"/>
          <w:szCs w:val="20"/>
        </w:rPr>
        <w:t>int MPI_Send(const void *buf, int count, MPI_Datatype datatype, int dest, int tag, MPI_Comm comm)</w:t>
      </w:r>
    </w:p>
    <w:p w14:paraId="72CCCECD" w14:textId="77777777" w:rsidR="009676E0" w:rsidRPr="0047504D" w:rsidRDefault="009676E0" w:rsidP="009676E0"/>
    <w:p w14:paraId="203BADB0" w14:textId="47B1A4C7" w:rsidR="009676E0" w:rsidRDefault="009676E0" w:rsidP="00E44B9B">
      <w:pPr>
        <w:pStyle w:val="Firstparagraph"/>
      </w:pPr>
      <w:r>
        <w:t>In cui :</w:t>
      </w:r>
    </w:p>
    <w:p w14:paraId="1CB09E21" w14:textId="77777777" w:rsidR="009676E0" w:rsidRDefault="009676E0" w:rsidP="009676E0"/>
    <w:p w14:paraId="5CF2DEEB" w14:textId="2666646A" w:rsidR="009676E0" w:rsidRDefault="00723E71" w:rsidP="00DB0120">
      <w:pPr>
        <w:pStyle w:val="Paragrafoelenco"/>
        <w:numPr>
          <w:ilvl w:val="0"/>
          <w:numId w:val="14"/>
        </w:numPr>
      </w:pPr>
      <w:r>
        <w:t>buf : indirizzo iniziale del buffer di invio</w:t>
      </w:r>
      <w:r w:rsidR="000B5481">
        <w:t>;</w:t>
      </w:r>
    </w:p>
    <w:p w14:paraId="31E30CF2" w14:textId="4126F66C" w:rsidR="00723E71" w:rsidRDefault="00723E71" w:rsidP="00DB0120">
      <w:pPr>
        <w:pStyle w:val="Paragrafoelenco"/>
        <w:numPr>
          <w:ilvl w:val="0"/>
          <w:numId w:val="14"/>
        </w:numPr>
      </w:pPr>
      <w:r>
        <w:t>count : numero di elementi da inviare dal buffer</w:t>
      </w:r>
      <w:r w:rsidR="000B5481">
        <w:t>;</w:t>
      </w:r>
    </w:p>
    <w:p w14:paraId="3ADA3163" w14:textId="0EC864C1" w:rsidR="00723E71" w:rsidRDefault="00723E71" w:rsidP="00DB0120">
      <w:pPr>
        <w:pStyle w:val="Paragrafoelenco"/>
        <w:numPr>
          <w:ilvl w:val="0"/>
          <w:numId w:val="14"/>
        </w:numPr>
      </w:pPr>
      <w:r>
        <w:t xml:space="preserve">datatype : tipo di ogni dato del buffer da inviare </w:t>
      </w:r>
      <w:r w:rsidR="000B5481">
        <w:t>;</w:t>
      </w:r>
    </w:p>
    <w:p w14:paraId="09ECE7B9" w14:textId="38CDF996" w:rsidR="00723E71" w:rsidRDefault="00723E71" w:rsidP="00DB0120">
      <w:pPr>
        <w:pStyle w:val="Paragrafoelenco"/>
        <w:numPr>
          <w:ilvl w:val="0"/>
          <w:numId w:val="14"/>
        </w:numPr>
      </w:pPr>
      <w:r>
        <w:t>dest : tag del messaggio</w:t>
      </w:r>
      <w:r w:rsidR="000B5481">
        <w:t>;</w:t>
      </w:r>
    </w:p>
    <w:p w14:paraId="2F7CAAC0" w14:textId="151F51FD" w:rsidR="000B5481" w:rsidRDefault="00723E71" w:rsidP="00DB0120">
      <w:pPr>
        <w:pStyle w:val="Paragrafoelenco"/>
        <w:numPr>
          <w:ilvl w:val="0"/>
          <w:numId w:val="14"/>
        </w:numPr>
      </w:pPr>
      <w:r>
        <w:t>comm : Communicator</w:t>
      </w:r>
      <w:r w:rsidR="000B5481">
        <w:t xml:space="preserve"> che specifica il gruppo di processi coinvolti nella comunicazione.</w:t>
      </w:r>
    </w:p>
    <w:p w14:paraId="0E1EE1DB" w14:textId="77777777" w:rsidR="00A021A2" w:rsidRPr="00DB0120" w:rsidRDefault="00A021A2" w:rsidP="00A021A2">
      <w:pPr>
        <w:pStyle w:val="Paragrafoelenco"/>
        <w:ind w:left="785"/>
      </w:pPr>
    </w:p>
    <w:p w14:paraId="4DD44F0C" w14:textId="51FB1CB8" w:rsidR="000B5481" w:rsidRPr="006C1D28" w:rsidRDefault="000B5481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1" w:name="_Toc147783457"/>
      <w:bookmarkStart w:id="32" w:name="_Toc147834317"/>
      <w:r w:rsidRPr="006C1D28">
        <w:rPr>
          <w:b w:val="0"/>
          <w:sz w:val="28"/>
          <w:szCs w:val="28"/>
        </w:rPr>
        <w:t>Routine – MPI_Recv</w:t>
      </w:r>
      <w:bookmarkEnd w:id="31"/>
      <w:bookmarkEnd w:id="32"/>
    </w:p>
    <w:p w14:paraId="3A65FAA2" w14:textId="633BA501" w:rsidR="009676E0" w:rsidRDefault="00C7795D" w:rsidP="00C3244F">
      <w:pPr>
        <w:rPr>
          <w:rFonts w:ascii="Segoe UI" w:hAnsi="Segoe UI" w:cs="Segoe UI"/>
          <w:color w:val="D1D5DB"/>
          <w:shd w:val="clear" w:color="auto" w:fill="444654"/>
        </w:rPr>
      </w:pPr>
      <w:r>
        <w:t>La funzione</w:t>
      </w:r>
      <w:r w:rsidR="00895B16">
        <w:t xml:space="preserve"> MPI_Recv viene</w:t>
      </w:r>
      <w:r>
        <w:t xml:space="preserve"> utilizzata per ricevere dati da un processo mittente a</w:t>
      </w:r>
      <w:r w:rsidR="00CC19E8">
        <w:t xml:space="preserve">            </w:t>
      </w:r>
      <w:r>
        <w:t>all’interno dell’ambiente MPI.</w:t>
      </w:r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</w:p>
    <w:p w14:paraId="5CD3B76B" w14:textId="7811DA94" w:rsidR="00954D4C" w:rsidRDefault="00954D4C" w:rsidP="00C7795D">
      <w:pPr>
        <w:rPr>
          <w:rFonts w:ascii="Segoe UI" w:hAnsi="Segoe UI" w:cs="Segoe UI"/>
          <w:color w:val="D1D5DB"/>
          <w:shd w:val="clear" w:color="auto" w:fill="444654"/>
        </w:rPr>
      </w:pPr>
    </w:p>
    <w:p w14:paraId="2E704BDE" w14:textId="7B646592" w:rsidR="00954D4C" w:rsidRDefault="00954D4C" w:rsidP="00C3244F">
      <w:pPr>
        <w:pStyle w:val="Firstparagraph"/>
      </w:pPr>
      <w:r>
        <w:t xml:space="preserve">Si occupa il processo ricevente fino a quando il messaggio è stato ricevuto dal processo mittente. </w:t>
      </w:r>
      <w:r w:rsidRPr="009676E0">
        <w:t>La sua firma è :</w:t>
      </w:r>
    </w:p>
    <w:p w14:paraId="2871596B" w14:textId="77777777" w:rsidR="00881426" w:rsidRDefault="00881426" w:rsidP="00881426"/>
    <w:p w14:paraId="145C1900" w14:textId="77777777" w:rsidR="00881426" w:rsidRPr="00881426" w:rsidRDefault="00881426" w:rsidP="00881426"/>
    <w:p w14:paraId="67F07EBA" w14:textId="77777777" w:rsidR="00246CD5" w:rsidRDefault="00246CD5" w:rsidP="00246CD5">
      <w:pPr>
        <w:rPr>
          <w:rFonts w:ascii="Segoe UI" w:hAnsi="Segoe UI" w:cs="Segoe UI"/>
          <w:color w:val="D1D5DB"/>
          <w:shd w:val="clear" w:color="auto" w:fill="444654"/>
        </w:rPr>
      </w:pPr>
    </w:p>
    <w:p w14:paraId="05B67400" w14:textId="77777777" w:rsidR="00D06883" w:rsidRDefault="00D06883" w:rsidP="00246CD5">
      <w:pPr>
        <w:rPr>
          <w:rFonts w:ascii="Segoe UI" w:hAnsi="Segoe UI" w:cs="Segoe UI"/>
          <w:color w:val="D1D5DB"/>
          <w:shd w:val="clear" w:color="auto" w:fill="444654"/>
        </w:rPr>
      </w:pPr>
    </w:p>
    <w:p w14:paraId="08DB0C90" w14:textId="6071992A" w:rsidR="00D06883" w:rsidRPr="00AF1E75" w:rsidRDefault="00CC19E8" w:rsidP="00D06883">
      <w:pPr>
        <w:pStyle w:val="PreformattatoHTML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ab/>
      </w:r>
      <w:r w:rsidR="00D06883" w:rsidRPr="00AF1E75">
        <w:rPr>
          <w:rFonts w:ascii="Times New Roman" w:hAnsi="Times New Roman" w:cs="Times New Roman"/>
          <w:b/>
          <w:color w:val="000000"/>
        </w:rPr>
        <w:t>int MPI_Recv(void *buf, int count, MPI_Datatype datatype, int source, int tag, MPI_Comm comm, MPI_Status *status)</w:t>
      </w:r>
    </w:p>
    <w:p w14:paraId="0A7014CF" w14:textId="77777777" w:rsidR="00D06883" w:rsidRPr="00F05165" w:rsidRDefault="00D06883" w:rsidP="00246CD5"/>
    <w:p w14:paraId="29A25D0E" w14:textId="77777777" w:rsidR="003D032D" w:rsidRPr="00F05165" w:rsidRDefault="003D032D" w:rsidP="003D032D"/>
    <w:p w14:paraId="3370427C" w14:textId="77777777" w:rsidR="00D06883" w:rsidRDefault="00D06883" w:rsidP="00C3244F">
      <w:pPr>
        <w:pStyle w:val="Firstparagraph"/>
      </w:pPr>
      <w:r>
        <w:t>In cui :</w:t>
      </w:r>
    </w:p>
    <w:p w14:paraId="191BAB5E" w14:textId="77777777" w:rsidR="003D032D" w:rsidRPr="00D06883" w:rsidRDefault="003D032D" w:rsidP="00F05165"/>
    <w:p w14:paraId="56449392" w14:textId="77777777" w:rsidR="00E507C3" w:rsidRDefault="00F05165" w:rsidP="00DB0120">
      <w:pPr>
        <w:pStyle w:val="Paragrafoelenco"/>
        <w:numPr>
          <w:ilvl w:val="0"/>
          <w:numId w:val="14"/>
        </w:numPr>
      </w:pPr>
      <w:r>
        <w:t>count :</w:t>
      </w:r>
      <w:r w:rsidR="00E507C3">
        <w:t xml:space="preserve"> massimo numero di elementi da ricevere nel buffer;</w:t>
      </w:r>
    </w:p>
    <w:p w14:paraId="710730B7" w14:textId="272DDE85" w:rsidR="00F05165" w:rsidRDefault="00E507C3" w:rsidP="00DB0120">
      <w:pPr>
        <w:pStyle w:val="Paragrafoelenco"/>
        <w:numPr>
          <w:ilvl w:val="0"/>
          <w:numId w:val="14"/>
        </w:numPr>
      </w:pPr>
      <w:r>
        <w:t>datatype : tipo di ogni dato da ricevere nel buffer</w:t>
      </w:r>
    </w:p>
    <w:p w14:paraId="124A8C19" w14:textId="146B5647" w:rsidR="00E507C3" w:rsidRDefault="00E507C3" w:rsidP="00DB0120">
      <w:pPr>
        <w:pStyle w:val="Paragrafoelenco"/>
        <w:numPr>
          <w:ilvl w:val="0"/>
          <w:numId w:val="14"/>
        </w:numPr>
      </w:pPr>
      <w:r>
        <w:t>source</w:t>
      </w:r>
      <w:r w:rsidR="00854ADC">
        <w:t xml:space="preserve"> :</w:t>
      </w:r>
      <w:r>
        <w:t xml:space="preserve"> rank della sorgente</w:t>
      </w:r>
    </w:p>
    <w:p w14:paraId="1C250B92" w14:textId="3170395F" w:rsidR="00E507C3" w:rsidRDefault="00854ADC" w:rsidP="00DB0120">
      <w:pPr>
        <w:pStyle w:val="Paragrafoelenco"/>
        <w:numPr>
          <w:ilvl w:val="0"/>
          <w:numId w:val="14"/>
        </w:numPr>
      </w:pPr>
      <w:r>
        <w:t>tag : target del messaggio</w:t>
      </w:r>
    </w:p>
    <w:p w14:paraId="27259E62" w14:textId="2E413D07" w:rsidR="00854ADC" w:rsidRDefault="00854ADC" w:rsidP="00DB0120">
      <w:pPr>
        <w:pStyle w:val="Paragrafoelenco"/>
        <w:numPr>
          <w:ilvl w:val="0"/>
          <w:numId w:val="14"/>
        </w:numPr>
      </w:pPr>
      <w:r>
        <w:t>comm : communicator</w:t>
      </w:r>
    </w:p>
    <w:p w14:paraId="7D4057C3" w14:textId="2A01847C" w:rsidR="00854ADC" w:rsidRDefault="00854ADC" w:rsidP="00DB0120">
      <w:pPr>
        <w:pStyle w:val="Paragrafoelenco"/>
        <w:numPr>
          <w:ilvl w:val="0"/>
          <w:numId w:val="14"/>
        </w:numPr>
      </w:pPr>
      <w:r>
        <w:t>buf : indirizzo iniziale del buffer di ricezione (parametro di output)</w:t>
      </w:r>
    </w:p>
    <w:p w14:paraId="291927A4" w14:textId="4FF7BCE4" w:rsidR="003D032D" w:rsidRPr="006C1D28" w:rsidRDefault="00854ADC" w:rsidP="006C1D28">
      <w:pPr>
        <w:pStyle w:val="Paragrafoelenco"/>
        <w:numPr>
          <w:ilvl w:val="0"/>
          <w:numId w:val="14"/>
        </w:numPr>
      </w:pPr>
      <w:r>
        <w:t>status : oggetto status (parametro di output)</w:t>
      </w:r>
    </w:p>
    <w:p w14:paraId="6B0B1343" w14:textId="774C1BDB" w:rsidR="00854ADC" w:rsidRPr="006C1D28" w:rsidRDefault="00854ADC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3" w:name="_Toc147783458"/>
      <w:bookmarkStart w:id="34" w:name="_Toc147834318"/>
      <w:r w:rsidRPr="006C1D28">
        <w:rPr>
          <w:b w:val="0"/>
          <w:sz w:val="28"/>
          <w:szCs w:val="28"/>
        </w:rPr>
        <w:t>Routine – MPI_Comm_rank</w:t>
      </w:r>
      <w:bookmarkEnd w:id="33"/>
      <w:bookmarkEnd w:id="34"/>
    </w:p>
    <w:p w14:paraId="17C8A80E" w14:textId="5385C290" w:rsidR="002A350A" w:rsidRDefault="00A5330F" w:rsidP="00C3244F">
      <w:pPr>
        <w:pStyle w:val="Firstparagraph"/>
      </w:pPr>
      <w:r>
        <w:t>La funzione</w:t>
      </w:r>
      <w:r w:rsidR="00895B16">
        <w:t xml:space="preserve"> MPI_Comm_rank</w:t>
      </w:r>
      <w:r>
        <w:t xml:space="preserve"> viene utilizzata per ottenere il proprio rank o indentificatore all’interno di un comunicatore specifico.</w:t>
      </w:r>
      <w:r w:rsidR="002A5154">
        <w:t xml:space="preserve"> Il “rank” è un numero univoco assegnato a ciascun processo all’interno del comunicatore, che serve a identificare univocamente ciascun processo all’interno del gruppo. La firma è :</w:t>
      </w:r>
    </w:p>
    <w:p w14:paraId="6DB08EB7" w14:textId="77777777" w:rsidR="002A5154" w:rsidRDefault="002A5154" w:rsidP="002A5154"/>
    <w:p w14:paraId="6339E668" w14:textId="1403BFB2" w:rsidR="002A5154" w:rsidRPr="00A021A2" w:rsidRDefault="00343CDF" w:rsidP="00A021A2">
      <w:pPr>
        <w:pStyle w:val="PreformattatoHTML"/>
        <w:jc w:val="center"/>
        <w:rPr>
          <w:rFonts w:ascii="Times New Roman" w:hAnsi="Times New Roman" w:cs="Times New Roman"/>
          <w:b/>
          <w:color w:val="000000"/>
        </w:rPr>
      </w:pPr>
      <w:r w:rsidRPr="0047504D">
        <w:rPr>
          <w:rFonts w:ascii="Times New Roman" w:hAnsi="Times New Roman" w:cs="Times New Roman"/>
          <w:b/>
          <w:color w:val="000000"/>
        </w:rPr>
        <w:t>int MPI_Comm_rank(MPI_Comm comm, int *rank)</w:t>
      </w:r>
    </w:p>
    <w:p w14:paraId="73F8635A" w14:textId="77777777" w:rsidR="003D032D" w:rsidRPr="0047504D" w:rsidRDefault="003D032D" w:rsidP="003D032D"/>
    <w:p w14:paraId="7069B809" w14:textId="21788B1C" w:rsidR="00343CDF" w:rsidRDefault="00CC19E8" w:rsidP="00343CDF">
      <w:pPr>
        <w:pStyle w:val="Firstparagraph"/>
      </w:pPr>
      <w:r w:rsidRPr="0047504D">
        <w:t xml:space="preserve"> </w:t>
      </w:r>
      <w:r w:rsidR="00343CDF">
        <w:t>In cui :</w:t>
      </w:r>
    </w:p>
    <w:p w14:paraId="22C63538" w14:textId="77777777" w:rsidR="00343CDF" w:rsidRPr="00D06883" w:rsidRDefault="00343CDF" w:rsidP="00343CDF"/>
    <w:p w14:paraId="28F47A3D" w14:textId="0415E944" w:rsidR="00343CDF" w:rsidRDefault="00343CDF" w:rsidP="00DB0120">
      <w:pPr>
        <w:pStyle w:val="Paragrafoelenco"/>
        <w:numPr>
          <w:ilvl w:val="0"/>
          <w:numId w:val="14"/>
        </w:numPr>
      </w:pPr>
      <w:r>
        <w:t>comm : Communicator</w:t>
      </w:r>
    </w:p>
    <w:p w14:paraId="378E6909" w14:textId="57BC3F05" w:rsidR="00A021A2" w:rsidRPr="006C1D28" w:rsidRDefault="00343CDF" w:rsidP="006C1D28">
      <w:pPr>
        <w:pStyle w:val="Paragrafoelenco"/>
        <w:numPr>
          <w:ilvl w:val="0"/>
          <w:numId w:val="14"/>
        </w:numPr>
      </w:pPr>
      <w:r>
        <w:t>rank : Rank del processo chimante nel gruppo comm (parametro di output)</w:t>
      </w:r>
    </w:p>
    <w:p w14:paraId="24DC33AC" w14:textId="304527D1" w:rsidR="007E6F6A" w:rsidRPr="006C1D28" w:rsidRDefault="00343CDF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5" w:name="_Toc147783459"/>
      <w:bookmarkStart w:id="36" w:name="_Toc147834319"/>
      <w:r w:rsidRPr="006C1D28">
        <w:rPr>
          <w:b w:val="0"/>
          <w:sz w:val="28"/>
          <w:szCs w:val="28"/>
        </w:rPr>
        <w:t>Routine – MPI_Comm_size</w:t>
      </w:r>
      <w:bookmarkEnd w:id="35"/>
      <w:bookmarkEnd w:id="36"/>
    </w:p>
    <w:p w14:paraId="15C56DD8" w14:textId="7B929FE7" w:rsidR="007E6F6A" w:rsidRDefault="007E6F6A" w:rsidP="00C3244F">
      <w:pPr>
        <w:pStyle w:val="Firstparagraph"/>
      </w:pPr>
      <w:r>
        <w:t xml:space="preserve">La  funzione </w:t>
      </w:r>
      <w:r w:rsidR="00895B16">
        <w:t xml:space="preserve">MPI_Comm_size </w:t>
      </w:r>
      <w:r>
        <w:t>viene utilizzata per ottenere il numero totale di processi all’interno di un comunicatore specifico. Questo comunicatore rappresenta un gruppo di processi che possono comunicare tra loro. La firma è:</w:t>
      </w:r>
    </w:p>
    <w:p w14:paraId="45F47820" w14:textId="77777777" w:rsidR="007E6F6A" w:rsidRDefault="007E6F6A" w:rsidP="007E6F6A"/>
    <w:p w14:paraId="29621414" w14:textId="3B210EA2" w:rsidR="00694026" w:rsidRPr="006B1D58" w:rsidRDefault="00CC19E8" w:rsidP="00694026">
      <w:pPr>
        <w:pStyle w:val="PreformattatoHTML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ab/>
      </w:r>
      <w:r w:rsidR="00694026" w:rsidRPr="006B1D58">
        <w:rPr>
          <w:rFonts w:ascii="Times New Roman" w:hAnsi="Times New Roman" w:cs="Times New Roman"/>
          <w:b/>
          <w:bCs/>
          <w:color w:val="000000"/>
        </w:rPr>
        <w:t>int MPI_Comm_size(MPI_Comm comm, int *size)</w:t>
      </w:r>
    </w:p>
    <w:p w14:paraId="7FA6FA60" w14:textId="430D5608" w:rsidR="007E6F6A" w:rsidRPr="006B1D58" w:rsidRDefault="00CC19E8" w:rsidP="007E6F6A">
      <w:r w:rsidRPr="006B1D58">
        <w:tab/>
      </w:r>
    </w:p>
    <w:p w14:paraId="6594141D" w14:textId="0D6198C9" w:rsidR="003D032D" w:rsidRDefault="00CC19E8" w:rsidP="00694026">
      <w:r w:rsidRPr="006B1D58">
        <w:t xml:space="preserve"> </w:t>
      </w:r>
      <w:r w:rsidR="00694026">
        <w:t>In cui:</w:t>
      </w:r>
    </w:p>
    <w:p w14:paraId="419E40EC" w14:textId="77777777" w:rsidR="00694026" w:rsidRDefault="00694026" w:rsidP="00DB0120">
      <w:pPr>
        <w:pStyle w:val="Paragrafoelenco"/>
        <w:numPr>
          <w:ilvl w:val="0"/>
          <w:numId w:val="14"/>
        </w:numPr>
      </w:pPr>
      <w:r>
        <w:t>comm : Communicator</w:t>
      </w:r>
    </w:p>
    <w:p w14:paraId="6B0E3FB1" w14:textId="15D94829" w:rsidR="00694026" w:rsidRDefault="002520FE" w:rsidP="00DB0120">
      <w:pPr>
        <w:pStyle w:val="Paragrafoelenco"/>
        <w:numPr>
          <w:ilvl w:val="0"/>
          <w:numId w:val="14"/>
        </w:numPr>
      </w:pPr>
      <w:r>
        <w:t>size : numero di processi nel gruppo comm (</w:t>
      </w:r>
      <w:r w:rsidR="00261E6E">
        <w:t xml:space="preserve">parametri </w:t>
      </w:r>
      <w:r w:rsidR="003C3370">
        <w:t>di output)</w:t>
      </w:r>
    </w:p>
    <w:p w14:paraId="57A52F41" w14:textId="77777777" w:rsidR="002B5D23" w:rsidRDefault="002B5D23" w:rsidP="002B5D23">
      <w:pPr>
        <w:pStyle w:val="Paragrafoelenco"/>
        <w:ind w:left="785"/>
      </w:pPr>
    </w:p>
    <w:p w14:paraId="5104CCE0" w14:textId="289D0829" w:rsidR="003C3370" w:rsidRPr="006C1D28" w:rsidRDefault="003C3370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7" w:name="_Toc147783460"/>
      <w:bookmarkStart w:id="38" w:name="_Toc147834320"/>
      <w:r w:rsidRPr="006C1D28">
        <w:rPr>
          <w:b w:val="0"/>
          <w:sz w:val="28"/>
          <w:szCs w:val="28"/>
        </w:rPr>
        <w:lastRenderedPageBreak/>
        <w:t>Routine – MPI_Reduce</w:t>
      </w:r>
      <w:bookmarkEnd w:id="37"/>
      <w:bookmarkEnd w:id="38"/>
    </w:p>
    <w:p w14:paraId="1D60B315" w14:textId="5A44AA38" w:rsidR="003C3370" w:rsidRPr="002218CE" w:rsidRDefault="00D1167C" w:rsidP="00C3244F">
      <w:pPr>
        <w:rPr>
          <w:lang w:val="en-US"/>
        </w:rPr>
      </w:pPr>
      <w:r>
        <w:t>La funzione</w:t>
      </w:r>
      <w:r w:rsidR="00895B16">
        <w:t xml:space="preserve"> MPI_Reduce</w:t>
      </w:r>
      <w:r>
        <w:t xml:space="preserve"> si occupa di ridurre i dati distribuiti tra processi, tale funzione nello specifico aggrega i dati da tutti i processi coinvolti in una singola operazione e restituisce un risultato al processo specificato come destinazione della riduzione. </w:t>
      </w:r>
      <w:r w:rsidRPr="002218CE">
        <w:rPr>
          <w:lang w:val="en-US"/>
        </w:rPr>
        <w:t>La firma è:</w:t>
      </w:r>
    </w:p>
    <w:p w14:paraId="711660B1" w14:textId="77777777" w:rsidR="00D1167C" w:rsidRPr="002218CE" w:rsidRDefault="00D1167C" w:rsidP="003C3370">
      <w:pPr>
        <w:rPr>
          <w:lang w:val="en-US"/>
        </w:rPr>
      </w:pPr>
    </w:p>
    <w:p w14:paraId="68B6C3B4" w14:textId="1742F9AB" w:rsidR="00816F8B" w:rsidRPr="00816F8B" w:rsidRDefault="00CC19E8" w:rsidP="00816F8B">
      <w:pPr>
        <w:pStyle w:val="PreformattatoHTML"/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ab/>
      </w:r>
      <w:r w:rsidR="00816F8B" w:rsidRPr="00816F8B">
        <w:rPr>
          <w:rFonts w:ascii="Times New Roman" w:hAnsi="Times New Roman" w:cs="Times New Roman"/>
          <w:b/>
          <w:bCs/>
          <w:color w:val="000000"/>
          <w:lang w:val="en-US"/>
        </w:rPr>
        <w:t>int MPI_Reduce(const void *sendbuf, void *recvbuf, int count, MPI_Datatype datatype, MPI_Op op, int root, MPI_Comm comm)</w:t>
      </w:r>
    </w:p>
    <w:p w14:paraId="41E601AC" w14:textId="77777777" w:rsidR="00D1167C" w:rsidRPr="002218CE" w:rsidRDefault="00D1167C" w:rsidP="003C3370">
      <w:pPr>
        <w:rPr>
          <w:lang w:val="en-US"/>
        </w:rPr>
      </w:pPr>
    </w:p>
    <w:p w14:paraId="539746A7" w14:textId="55F456E2" w:rsidR="003C3370" w:rsidRDefault="00CC19E8" w:rsidP="00816F8B">
      <w:pPr>
        <w:rPr>
          <w:lang w:val="en-US"/>
        </w:rPr>
      </w:pPr>
      <w:r>
        <w:rPr>
          <w:lang w:val="en-US"/>
        </w:rPr>
        <w:t xml:space="preserve"> </w:t>
      </w:r>
      <w:r w:rsidR="00816F8B">
        <w:rPr>
          <w:lang w:val="en-US"/>
        </w:rPr>
        <w:t>In cui :</w:t>
      </w:r>
    </w:p>
    <w:p w14:paraId="5E9244F1" w14:textId="77777777" w:rsidR="00373A6D" w:rsidRDefault="00373A6D" w:rsidP="00373A6D">
      <w:pPr>
        <w:shd w:val="clear" w:color="auto" w:fill="FFFFFF"/>
        <w:rPr>
          <w:b/>
          <w:bCs/>
          <w:color w:val="000000"/>
          <w:lang w:val="en-US"/>
        </w:rPr>
      </w:pPr>
    </w:p>
    <w:p w14:paraId="4C874FE4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sendbuf: Indirizzo del buffer di invio</w:t>
      </w:r>
    </w:p>
    <w:p w14:paraId="551FFF4A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count: Numero di elementi del buffer da inviare</w:t>
      </w:r>
    </w:p>
    <w:p w14:paraId="438A50D8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datatype: Tipo di dato degli elementi nel buffer</w:t>
      </w:r>
    </w:p>
    <w:p w14:paraId="5F8F4DFC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op: Operazione di riduzione</w:t>
      </w:r>
    </w:p>
    <w:p w14:paraId="1149C8AD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root: Rank del processo che deve ricevere il dato</w:t>
      </w:r>
    </w:p>
    <w:p w14:paraId="6DB33F50" w14:textId="77777777" w:rsid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comm: Communicator</w:t>
      </w:r>
    </w:p>
    <w:p w14:paraId="431BC442" w14:textId="6F3F6283" w:rsidR="00373A6D" w:rsidRPr="00373A6D" w:rsidRDefault="00373A6D" w:rsidP="00DB0120">
      <w:pPr>
        <w:pStyle w:val="Paragrafoelenco"/>
        <w:numPr>
          <w:ilvl w:val="0"/>
          <w:numId w:val="15"/>
        </w:numPr>
        <w:shd w:val="clear" w:color="auto" w:fill="FFFFFF"/>
        <w:rPr>
          <w:color w:val="000000"/>
        </w:rPr>
      </w:pPr>
      <w:r w:rsidRPr="00373A6D">
        <w:rPr>
          <w:color w:val="000000"/>
        </w:rPr>
        <w:t>recvbuf: Indirizzo del buffer di ricezione (parametro di output)</w:t>
      </w:r>
    </w:p>
    <w:p w14:paraId="5077CC7D" w14:textId="77777777" w:rsidR="00816F8B" w:rsidRPr="00373A6D" w:rsidRDefault="00816F8B" w:rsidP="00816F8B"/>
    <w:p w14:paraId="57B2299F" w14:textId="0EB6A7FA" w:rsidR="00694026" w:rsidRPr="006C1D28" w:rsidRDefault="00373A6D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39" w:name="_Toc147783461"/>
      <w:bookmarkStart w:id="40" w:name="_Toc147834321"/>
      <w:r w:rsidRPr="006C1D28">
        <w:rPr>
          <w:b w:val="0"/>
          <w:sz w:val="28"/>
          <w:szCs w:val="28"/>
        </w:rPr>
        <w:t>Routine – MPI_Init</w:t>
      </w:r>
      <w:bookmarkEnd w:id="39"/>
      <w:bookmarkEnd w:id="40"/>
    </w:p>
    <w:p w14:paraId="30534C76" w14:textId="77777777" w:rsidR="002B5D23" w:rsidRPr="002B5D23" w:rsidRDefault="002B5D23" w:rsidP="002B5D23">
      <w:pPr>
        <w:pStyle w:val="Firstparagraph"/>
      </w:pPr>
    </w:p>
    <w:p w14:paraId="42EF567E" w14:textId="5EB61E3F" w:rsidR="00FC3FB3" w:rsidRDefault="00E15831" w:rsidP="00C3244F">
      <w:r>
        <w:t>La funzione</w:t>
      </w:r>
      <w:r w:rsidR="00895B16">
        <w:t xml:space="preserve"> MPI_Init</w:t>
      </w:r>
      <w:r>
        <w:t xml:space="preserve"> </w:t>
      </w:r>
      <w:r w:rsidR="00154740">
        <w:t>consente a processi separati di comunicare tra loro in un ambiente di calcolo distribuito o parallelo. In particolare tale funzione</w:t>
      </w:r>
      <w:r w:rsidR="00FC3FB3">
        <w:t xml:space="preserve"> è utilizzata per inizializzare l’ambiente MPI prima di iniziare a utilizzare altre funzioni MPI. La firma è:</w:t>
      </w:r>
    </w:p>
    <w:p w14:paraId="63C1CA50" w14:textId="72D5F257" w:rsidR="00694026" w:rsidRDefault="00694026" w:rsidP="00694026"/>
    <w:p w14:paraId="482C9D2B" w14:textId="3110BB26" w:rsidR="006F679A" w:rsidRPr="006B1D58" w:rsidRDefault="001E18AC" w:rsidP="006F679A">
      <w:pPr>
        <w:pStyle w:val="PreformattatoHTML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ab/>
      </w:r>
      <w:r w:rsidR="006F679A" w:rsidRPr="006B1D58">
        <w:rPr>
          <w:rFonts w:ascii="Times New Roman" w:hAnsi="Times New Roman" w:cs="Times New Roman"/>
          <w:b/>
          <w:color w:val="000000"/>
        </w:rPr>
        <w:t>int MPI_Init(int *argc, char ***argv)</w:t>
      </w:r>
    </w:p>
    <w:p w14:paraId="02AD9A6C" w14:textId="27CEFCD9" w:rsidR="003D032D" w:rsidRDefault="006F679A" w:rsidP="00C3244F">
      <w:pPr>
        <w:rPr>
          <w:lang w:val="en-US"/>
        </w:rPr>
      </w:pPr>
      <w:r>
        <w:rPr>
          <w:lang w:val="en-US"/>
        </w:rPr>
        <w:t>In cui:</w:t>
      </w:r>
    </w:p>
    <w:p w14:paraId="5F4D54F2" w14:textId="77777777" w:rsidR="006F679A" w:rsidRDefault="006F679A" w:rsidP="006F679A">
      <w:pPr>
        <w:rPr>
          <w:lang w:val="en-US"/>
        </w:rPr>
      </w:pPr>
    </w:p>
    <w:p w14:paraId="60F56DA6" w14:textId="7585EC93" w:rsidR="006F679A" w:rsidRPr="006F679A" w:rsidRDefault="006F679A" w:rsidP="00DB0120">
      <w:pPr>
        <w:pStyle w:val="Paragrafoelenco"/>
        <w:numPr>
          <w:ilvl w:val="0"/>
          <w:numId w:val="16"/>
        </w:numPr>
      </w:pPr>
      <w:r w:rsidRPr="006F679A">
        <w:t>argc : puntatore al numero di argomenti</w:t>
      </w:r>
    </w:p>
    <w:p w14:paraId="61053D2D" w14:textId="330BFC75" w:rsidR="006F679A" w:rsidRDefault="006F679A" w:rsidP="00DB0120">
      <w:pPr>
        <w:pStyle w:val="Paragrafoelenco"/>
        <w:numPr>
          <w:ilvl w:val="0"/>
          <w:numId w:val="16"/>
        </w:numPr>
      </w:pPr>
      <w:r w:rsidRPr="006F679A">
        <w:t>argv : puntatore al vettore de</w:t>
      </w:r>
      <w:r>
        <w:t>gli argomenti</w:t>
      </w:r>
    </w:p>
    <w:p w14:paraId="619BEDC9" w14:textId="77777777" w:rsidR="006F679A" w:rsidRDefault="006F679A" w:rsidP="006F679A">
      <w:pPr>
        <w:pStyle w:val="Paragrafoelenco"/>
      </w:pPr>
    </w:p>
    <w:p w14:paraId="0D59832A" w14:textId="7EA66D39" w:rsidR="006F679A" w:rsidRPr="006C1D28" w:rsidRDefault="006F679A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1" w:name="_Toc147783462"/>
      <w:bookmarkStart w:id="42" w:name="_Toc147834322"/>
      <w:r w:rsidRPr="006C1D28">
        <w:rPr>
          <w:b w:val="0"/>
          <w:sz w:val="28"/>
          <w:szCs w:val="28"/>
        </w:rPr>
        <w:t>Routine – MPI_</w:t>
      </w:r>
      <w:r w:rsidR="00EF1239" w:rsidRPr="006C1D28">
        <w:rPr>
          <w:b w:val="0"/>
          <w:sz w:val="28"/>
          <w:szCs w:val="28"/>
        </w:rPr>
        <w:t>Finalize</w:t>
      </w:r>
      <w:bookmarkEnd w:id="41"/>
      <w:bookmarkEnd w:id="42"/>
    </w:p>
    <w:p w14:paraId="21E0C634" w14:textId="77777777" w:rsidR="002B5D23" w:rsidRPr="002B5D23" w:rsidRDefault="002B5D23" w:rsidP="002B5D23">
      <w:pPr>
        <w:pStyle w:val="Firstparagraph"/>
      </w:pPr>
    </w:p>
    <w:p w14:paraId="27233767" w14:textId="5749B0C1" w:rsidR="003D6BA9" w:rsidRDefault="00EF1239" w:rsidP="005F0CD0">
      <w:pPr>
        <w:pStyle w:val="Firstparagraph"/>
      </w:pPr>
      <w:r>
        <w:t xml:space="preserve">La funzione </w:t>
      </w:r>
      <w:r w:rsidR="00895B16">
        <w:t xml:space="preserve">MPI_Finalize </w:t>
      </w:r>
      <w:r>
        <w:t xml:space="preserve">consente a processi separati di comunicare tra loro in un ambiente di calcolo distribuito o parallelo. </w:t>
      </w:r>
      <w:r w:rsidR="003D6BA9">
        <w:t>È importante chiamare la funzione alla fine di ogni programma MPI per garantire che l’ambiente MPI sia pulito prima dell’uscita. La firma è :</w:t>
      </w:r>
    </w:p>
    <w:p w14:paraId="45953F8C" w14:textId="17C2CC45" w:rsidR="00EF1239" w:rsidRPr="00EF1239" w:rsidRDefault="00EF1239" w:rsidP="00EF1239">
      <w:pPr>
        <w:pStyle w:val="Firstparagraph"/>
      </w:pPr>
      <w:r>
        <w:t xml:space="preserve"> </w:t>
      </w:r>
    </w:p>
    <w:p w14:paraId="1AC5B5D4" w14:textId="2B48F868" w:rsidR="00BD665B" w:rsidRPr="00AF1E75" w:rsidRDefault="00BD665B" w:rsidP="00BD665B">
      <w:pPr>
        <w:pStyle w:val="PreformattatoHTML"/>
        <w:jc w:val="center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AF1E75">
        <w:rPr>
          <w:rFonts w:ascii="Times New Roman" w:hAnsi="Times New Roman" w:cs="Times New Roman"/>
          <w:b/>
          <w:color w:val="000000"/>
          <w:sz w:val="21"/>
          <w:szCs w:val="21"/>
        </w:rPr>
        <w:t>int MPI_Finalize( void )</w:t>
      </w:r>
    </w:p>
    <w:p w14:paraId="15CDA5AC" w14:textId="77777777" w:rsidR="006F679A" w:rsidRPr="006F679A" w:rsidRDefault="006F679A" w:rsidP="006F679A">
      <w:pPr>
        <w:pStyle w:val="Paragrafoelenco"/>
      </w:pPr>
    </w:p>
    <w:p w14:paraId="6B4E837A" w14:textId="77777777" w:rsidR="003D032D" w:rsidRPr="006F679A" w:rsidRDefault="003D032D" w:rsidP="003D032D"/>
    <w:p w14:paraId="3B4688D6" w14:textId="6BAEA6EB" w:rsidR="00BD665B" w:rsidRPr="006C1D28" w:rsidRDefault="00BD665B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3" w:name="_Toc147783463"/>
      <w:bookmarkStart w:id="44" w:name="_Toc147834323"/>
      <w:r w:rsidRPr="006C1D28">
        <w:rPr>
          <w:b w:val="0"/>
          <w:sz w:val="28"/>
          <w:szCs w:val="28"/>
        </w:rPr>
        <w:t>Routine – MPI_Wtime</w:t>
      </w:r>
      <w:bookmarkEnd w:id="43"/>
      <w:bookmarkEnd w:id="44"/>
    </w:p>
    <w:p w14:paraId="0C5D1F1F" w14:textId="72C6453B" w:rsidR="008729C0" w:rsidRDefault="00BD665B" w:rsidP="00C3244F">
      <w:pPr>
        <w:pStyle w:val="Firstparagraph"/>
      </w:pPr>
      <w:r>
        <w:t>La</w:t>
      </w:r>
      <w:r w:rsidR="00584447">
        <w:t xml:space="preserve"> funzione </w:t>
      </w:r>
      <w:r w:rsidR="00895B16">
        <w:t xml:space="preserve">MPI_Wtime </w:t>
      </w:r>
      <w:r w:rsidR="00584447">
        <w:t xml:space="preserve">è utilizzata per calcolare il tempo trascorso tra </w:t>
      </w:r>
      <w:r w:rsidR="008729C0">
        <w:t>due èunti del codice e valutare le prestazioni di un sistema parallelo. In particolare questa funzione restituisce il tempo trascorso in secondi dalla “mezzanotte” fino al momento della chiamata. La firma è:</w:t>
      </w:r>
    </w:p>
    <w:p w14:paraId="0C33257B" w14:textId="77777777" w:rsidR="008729C0" w:rsidRDefault="008729C0" w:rsidP="008729C0"/>
    <w:p w14:paraId="1352F592" w14:textId="64DD9E1A" w:rsidR="00F21831" w:rsidRPr="00AF1E75" w:rsidRDefault="001E18AC" w:rsidP="00F21831">
      <w:pPr>
        <w:pStyle w:val="PreformattatoHTML"/>
        <w:jc w:val="center"/>
        <w:rPr>
          <w:rFonts w:ascii="Times New Roman" w:hAnsi="Times New Roman" w:cs="Times New Roman"/>
          <w:b/>
          <w:color w:val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lang w:val="en-US"/>
        </w:rPr>
        <w:tab/>
      </w:r>
      <w:r w:rsidR="00F21831" w:rsidRPr="00AF1E75">
        <w:rPr>
          <w:rFonts w:ascii="Times New Roman" w:hAnsi="Times New Roman" w:cs="Times New Roman"/>
          <w:b/>
          <w:color w:val="000000"/>
          <w:lang w:val="en-US"/>
        </w:rPr>
        <w:t>double MPI_Wtime(void)</w:t>
      </w:r>
    </w:p>
    <w:p w14:paraId="0F9647F3" w14:textId="77777777" w:rsidR="00F21831" w:rsidRDefault="00F21831" w:rsidP="008729C0">
      <w:pPr>
        <w:rPr>
          <w:lang w:val="en-US"/>
        </w:rPr>
      </w:pPr>
    </w:p>
    <w:p w14:paraId="627ACF67" w14:textId="6BCA7F20" w:rsidR="00DB0120" w:rsidRPr="006C1D28" w:rsidRDefault="006C1D2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5" w:name="_Toc147783464"/>
      <w:r w:rsidRPr="006C1D28">
        <w:rPr>
          <w:b w:val="0"/>
          <w:sz w:val="28"/>
          <w:szCs w:val="28"/>
        </w:rPr>
        <w:t xml:space="preserve"> </w:t>
      </w:r>
      <w:bookmarkStart w:id="46" w:name="_Toc147834324"/>
      <w:r w:rsidR="00DB0120" w:rsidRPr="006C1D28">
        <w:rPr>
          <w:b w:val="0"/>
          <w:sz w:val="28"/>
          <w:szCs w:val="28"/>
        </w:rPr>
        <w:t xml:space="preserve">Routine – </w:t>
      </w:r>
      <w:r w:rsidR="00DB0120" w:rsidRPr="006C1D28">
        <w:rPr>
          <w:b w:val="0"/>
          <w:bCs w:val="0"/>
          <w:sz w:val="28"/>
          <w:szCs w:val="28"/>
          <w:lang w:val="en-US"/>
        </w:rPr>
        <w:t>MPI_Abort</w:t>
      </w:r>
      <w:bookmarkEnd w:id="45"/>
      <w:bookmarkEnd w:id="46"/>
    </w:p>
    <w:p w14:paraId="54D8288F" w14:textId="59E5742E" w:rsidR="00F21831" w:rsidRDefault="00B759B8" w:rsidP="00C3244F">
      <w:pPr>
        <w:pStyle w:val="Firstparagraph"/>
      </w:pPr>
      <w:r>
        <w:t>La funzione</w:t>
      </w:r>
      <w:r w:rsidR="00895B16">
        <w:t xml:space="preserve"> MPI_Abort</w:t>
      </w:r>
      <w:r>
        <w:t xml:space="preserve"> viene utilizzata per interrompere l’esecuzione del programma stesso. Essa è utile in situazioni in cui si verifica un errore grave o una condizione eccezionale che richede l’interruzione immediata del sistema parallelo. La firma è:</w:t>
      </w:r>
    </w:p>
    <w:p w14:paraId="6876B666" w14:textId="77777777" w:rsidR="003332BB" w:rsidRDefault="003332BB" w:rsidP="003332BB"/>
    <w:p w14:paraId="1722CA8E" w14:textId="7F76BE7D" w:rsidR="00C3244F" w:rsidRPr="006B1D58" w:rsidRDefault="001E18AC" w:rsidP="00C3244F">
      <w:pPr>
        <w:pStyle w:val="PreformattatoHTML"/>
        <w:rPr>
          <w:rFonts w:ascii="Times New Roman" w:hAnsi="Times New Roman" w:cs="Times New Roman"/>
          <w:b/>
          <w:color w:val="000000"/>
        </w:rPr>
      </w:pPr>
      <w:r w:rsidRPr="0047504D">
        <w:rPr>
          <w:rFonts w:ascii="Times New Roman" w:hAnsi="Times New Roman" w:cs="Times New Roman"/>
          <w:b/>
          <w:bCs/>
          <w:color w:val="000000"/>
        </w:rPr>
        <w:tab/>
      </w:r>
      <w:r w:rsidR="003332BB" w:rsidRPr="006B1D58">
        <w:rPr>
          <w:rFonts w:ascii="Times New Roman" w:hAnsi="Times New Roman" w:cs="Times New Roman"/>
          <w:b/>
          <w:color w:val="000000"/>
        </w:rPr>
        <w:t>int MPI_Abort(MPI_Comm comm, int errorcode)</w:t>
      </w:r>
    </w:p>
    <w:p w14:paraId="4CCAEF7C" w14:textId="77777777" w:rsidR="00C3244F" w:rsidRPr="006B1D58" w:rsidRDefault="00C3244F" w:rsidP="00C3244F">
      <w:pPr>
        <w:pStyle w:val="PreformattatoHTML"/>
        <w:rPr>
          <w:rFonts w:ascii="Times New Roman" w:hAnsi="Times New Roman" w:cs="Times New Roman"/>
          <w:b/>
          <w:color w:val="000000"/>
        </w:rPr>
      </w:pPr>
    </w:p>
    <w:p w14:paraId="768B8BB0" w14:textId="4735EB8F" w:rsidR="00F21831" w:rsidRPr="00C3244F" w:rsidRDefault="003332BB" w:rsidP="00C3244F">
      <w:pPr>
        <w:pStyle w:val="PreformattatoHTML"/>
        <w:rPr>
          <w:rFonts w:ascii="Times New Roman" w:hAnsi="Times New Roman" w:cs="Times New Roman"/>
          <w:b/>
          <w:color w:val="000000"/>
          <w:lang w:val="en-US"/>
        </w:rPr>
      </w:pPr>
      <w:r w:rsidRPr="00C3244F">
        <w:rPr>
          <w:rFonts w:ascii="Times New Roman" w:hAnsi="Times New Roman" w:cs="Times New Roman"/>
          <w:lang w:val="en-US"/>
        </w:rPr>
        <w:t>In cui:</w:t>
      </w:r>
    </w:p>
    <w:p w14:paraId="1A118427" w14:textId="77777777" w:rsidR="003332BB" w:rsidRDefault="003332BB" w:rsidP="00F21831">
      <w:pPr>
        <w:rPr>
          <w:lang w:val="en-US"/>
        </w:rPr>
      </w:pPr>
    </w:p>
    <w:p w14:paraId="15175ED7" w14:textId="67C06DA2" w:rsidR="003332BB" w:rsidRDefault="00621967" w:rsidP="00DB0120">
      <w:pPr>
        <w:pStyle w:val="Paragrafoelenco"/>
        <w:numPr>
          <w:ilvl w:val="0"/>
          <w:numId w:val="17"/>
        </w:numPr>
      </w:pPr>
      <w:r w:rsidRPr="00621967">
        <w:t>Comm : Communicator del task da a</w:t>
      </w:r>
      <w:r>
        <w:t>bortire</w:t>
      </w:r>
    </w:p>
    <w:p w14:paraId="23880429" w14:textId="6F6B661C" w:rsidR="003D032D" w:rsidRPr="00935301" w:rsidRDefault="00621967" w:rsidP="00DB0120">
      <w:pPr>
        <w:pStyle w:val="Paragrafoelenco"/>
        <w:numPr>
          <w:ilvl w:val="0"/>
          <w:numId w:val="17"/>
        </w:numPr>
      </w:pPr>
      <w:r>
        <w:t>Errorcode : codice di errore</w:t>
      </w:r>
    </w:p>
    <w:p w14:paraId="4298C5FD" w14:textId="0D27C950" w:rsidR="00621967" w:rsidRPr="006C1D28" w:rsidRDefault="00621967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7" w:name="_Toc147783465"/>
      <w:bookmarkStart w:id="48" w:name="_Toc147834325"/>
      <w:r w:rsidRPr="006C1D28">
        <w:rPr>
          <w:b w:val="0"/>
          <w:sz w:val="28"/>
          <w:szCs w:val="28"/>
        </w:rPr>
        <w:t>Routine – fmod</w:t>
      </w:r>
      <w:bookmarkEnd w:id="47"/>
      <w:bookmarkEnd w:id="48"/>
    </w:p>
    <w:p w14:paraId="0143B3F8" w14:textId="10ACF295" w:rsidR="00F56192" w:rsidRDefault="00C553BB" w:rsidP="00C3244F">
      <w:pPr>
        <w:pStyle w:val="Firstparagraph"/>
      </w:pPr>
      <w:r>
        <w:t>La</w:t>
      </w:r>
      <w:r w:rsidR="008B654B">
        <w:t xml:space="preserve"> funzione MPI_fmod </w:t>
      </w:r>
      <w:r w:rsidR="00F56192">
        <w:t>viene utilizzata per calcolare il resto della divisione tra due numeri in virgola mobile (“double”). La firma è:</w:t>
      </w:r>
    </w:p>
    <w:p w14:paraId="01D0F127" w14:textId="77777777" w:rsidR="00C3244F" w:rsidRPr="00C3244F" w:rsidRDefault="00C3244F" w:rsidP="00C3244F"/>
    <w:p w14:paraId="48430710" w14:textId="47C014E6" w:rsidR="00B665F3" w:rsidRPr="00AF1E75" w:rsidRDefault="00B665F3" w:rsidP="00B665F3">
      <w:pPr>
        <w:pStyle w:val="PreformattatoHTML"/>
        <w:jc w:val="center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AF1E75">
        <w:rPr>
          <w:rFonts w:ascii="Times New Roman" w:hAnsi="Times New Roman" w:cs="Times New Roman"/>
          <w:b/>
          <w:color w:val="000000" w:themeColor="text1"/>
          <w:lang w:val="en-US"/>
        </w:rPr>
        <w:t>double fmod(double x, double y)</w:t>
      </w:r>
    </w:p>
    <w:p w14:paraId="69C9C1CC" w14:textId="78F10D5E" w:rsidR="00F56192" w:rsidRPr="00B665F3" w:rsidRDefault="00B665F3" w:rsidP="00B665F3">
      <w:pPr>
        <w:rPr>
          <w:lang w:val="en-US"/>
        </w:rPr>
      </w:pPr>
      <w:r>
        <w:rPr>
          <w:lang w:val="en-US"/>
        </w:rPr>
        <w:t>In cui :</w:t>
      </w:r>
    </w:p>
    <w:p w14:paraId="09BFCA51" w14:textId="77777777" w:rsidR="003D032D" w:rsidRDefault="003D032D" w:rsidP="003D032D">
      <w:pPr>
        <w:rPr>
          <w:lang w:val="en-US"/>
        </w:rPr>
      </w:pPr>
    </w:p>
    <w:p w14:paraId="45700C12" w14:textId="506D6A55" w:rsidR="00B665F3" w:rsidRDefault="00B665F3" w:rsidP="00DB0120">
      <w:pPr>
        <w:pStyle w:val="Paragrafoelenco"/>
        <w:numPr>
          <w:ilvl w:val="0"/>
          <w:numId w:val="17"/>
        </w:numPr>
      </w:pPr>
      <w:r w:rsidRPr="00B665F3">
        <w:t>x : Valore floating point al numeratore della divisione</w:t>
      </w:r>
    </w:p>
    <w:p w14:paraId="542FB643" w14:textId="79EBA432" w:rsidR="00B665F3" w:rsidRPr="00F52D1D" w:rsidRDefault="002A1E92" w:rsidP="00DB0120">
      <w:pPr>
        <w:pStyle w:val="Paragrafoelenco"/>
        <w:numPr>
          <w:ilvl w:val="0"/>
          <w:numId w:val="17"/>
        </w:numPr>
      </w:pPr>
      <w:r>
        <w:t xml:space="preserve">y : Valore floating point al denominatore della divisione </w:t>
      </w:r>
    </w:p>
    <w:p w14:paraId="66212787" w14:textId="527BE66F" w:rsidR="001E68BD" w:rsidRPr="006C1D28" w:rsidRDefault="006C1D2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49" w:name="_Toc147783466"/>
      <w:r>
        <w:rPr>
          <w:b w:val="0"/>
          <w:sz w:val="28"/>
          <w:szCs w:val="28"/>
        </w:rPr>
        <w:t xml:space="preserve"> </w:t>
      </w:r>
      <w:bookmarkStart w:id="50" w:name="_Toc147834326"/>
      <w:r w:rsidR="001E68BD" w:rsidRPr="006C1D28">
        <w:rPr>
          <w:b w:val="0"/>
          <w:sz w:val="28"/>
          <w:szCs w:val="28"/>
        </w:rPr>
        <w:t xml:space="preserve">Routine </w:t>
      </w:r>
      <w:r w:rsidR="006D1335" w:rsidRPr="006C1D28">
        <w:rPr>
          <w:b w:val="0"/>
          <w:sz w:val="28"/>
          <w:szCs w:val="28"/>
        </w:rPr>
        <w:t>–</w:t>
      </w:r>
      <w:r w:rsidR="001E68BD" w:rsidRPr="006C1D28">
        <w:rPr>
          <w:b w:val="0"/>
          <w:sz w:val="28"/>
          <w:szCs w:val="28"/>
        </w:rPr>
        <w:t xml:space="preserve"> pow</w:t>
      </w:r>
      <w:bookmarkEnd w:id="49"/>
      <w:bookmarkEnd w:id="50"/>
    </w:p>
    <w:p w14:paraId="2F954867" w14:textId="296E774A" w:rsidR="006D1335" w:rsidRDefault="001E18AC" w:rsidP="005F0CD0">
      <w:pPr>
        <w:pStyle w:val="Firstparagraph"/>
      </w:pPr>
      <w:r>
        <w:t xml:space="preserve"> </w:t>
      </w:r>
      <w:r w:rsidR="006D1335">
        <w:t>Questa funione r</w:t>
      </w:r>
      <w:r w:rsidR="006D1335" w:rsidRPr="006D1335">
        <w:t>estituisce la base elevata a potenza dell'esponente</w:t>
      </w:r>
      <w:r w:rsidR="000870FF">
        <w:t>. La firma è</w:t>
      </w:r>
    </w:p>
    <w:p w14:paraId="5BAFA855" w14:textId="77777777" w:rsidR="00935301" w:rsidRPr="00935301" w:rsidRDefault="00935301" w:rsidP="00935301"/>
    <w:p w14:paraId="7B81CFA8" w14:textId="09577812" w:rsidR="000870FF" w:rsidRPr="00AF1E75" w:rsidRDefault="000870FF" w:rsidP="005F0CD0">
      <w:pPr>
        <w:ind w:firstLine="720"/>
        <w:jc w:val="center"/>
        <w:rPr>
          <w:b/>
          <w:lang w:val="en-US"/>
        </w:rPr>
      </w:pPr>
      <w:r w:rsidRPr="00AF1E75">
        <w:rPr>
          <w:b/>
          <w:lang w:val="en-US"/>
        </w:rPr>
        <w:t>double pow (double base, double exponent</w:t>
      </w:r>
      <w:r w:rsidRPr="00AF1E75">
        <w:rPr>
          <w:b/>
          <w:bCs/>
          <w:lang w:val="en-US"/>
        </w:rPr>
        <w:t>)</w:t>
      </w:r>
    </w:p>
    <w:p w14:paraId="461A8E74" w14:textId="77777777" w:rsidR="00935301" w:rsidRDefault="00935301" w:rsidP="000870FF">
      <w:pPr>
        <w:jc w:val="center"/>
        <w:rPr>
          <w:lang w:val="en-US"/>
        </w:rPr>
      </w:pPr>
    </w:p>
    <w:p w14:paraId="1EA57CB7" w14:textId="687AC6D6" w:rsidR="000870FF" w:rsidRDefault="000870FF" w:rsidP="005F0CD0">
      <w:pPr>
        <w:rPr>
          <w:lang w:val="en-US"/>
        </w:rPr>
      </w:pPr>
      <w:r>
        <w:rPr>
          <w:lang w:val="en-US"/>
        </w:rPr>
        <w:t>In cui:</w:t>
      </w:r>
    </w:p>
    <w:p w14:paraId="70EF5CFB" w14:textId="77777777" w:rsidR="005F0CD0" w:rsidRDefault="005F0CD0" w:rsidP="005F0CD0">
      <w:pPr>
        <w:rPr>
          <w:lang w:val="en-US"/>
        </w:rPr>
      </w:pPr>
    </w:p>
    <w:p w14:paraId="0D14ED5B" w14:textId="32DCA493" w:rsidR="000870FF" w:rsidRPr="000870FF" w:rsidRDefault="009A5C18" w:rsidP="00DB0120">
      <w:pPr>
        <w:pStyle w:val="Paragrafoelenco"/>
        <w:numPr>
          <w:ilvl w:val="0"/>
          <w:numId w:val="19"/>
        </w:numPr>
        <w:rPr>
          <w:lang w:val="en-US"/>
        </w:rPr>
      </w:pPr>
      <w:r>
        <w:rPr>
          <w:lang w:val="en-US"/>
        </w:rPr>
        <w:t>Base: valore della base</w:t>
      </w:r>
    </w:p>
    <w:p w14:paraId="31FA1CDE" w14:textId="6A1DD5F8" w:rsidR="009A5C18" w:rsidRPr="000870FF" w:rsidRDefault="003E43FE" w:rsidP="00DB0120">
      <w:pPr>
        <w:pStyle w:val="Paragrafoelenco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Exponent: valore dell’esponente</w:t>
      </w:r>
    </w:p>
    <w:p w14:paraId="5A2F879D" w14:textId="17637BA4" w:rsidR="004A1C71" w:rsidRPr="006C1D28" w:rsidRDefault="002A1E92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51" w:name="_Toc147783467"/>
      <w:bookmarkStart w:id="52" w:name="_Toc147834327"/>
      <w:r w:rsidRPr="006C1D28">
        <w:rPr>
          <w:b w:val="0"/>
          <w:sz w:val="28"/>
          <w:szCs w:val="28"/>
        </w:rPr>
        <w:t xml:space="preserve">Routine - </w:t>
      </w:r>
      <w:r w:rsidR="00F74E4D" w:rsidRPr="006C1D28">
        <w:rPr>
          <w:b w:val="0"/>
          <w:sz w:val="28"/>
          <w:szCs w:val="28"/>
        </w:rPr>
        <w:t>malloc</w:t>
      </w:r>
      <w:bookmarkEnd w:id="51"/>
      <w:bookmarkEnd w:id="52"/>
    </w:p>
    <w:p w14:paraId="6A1EAF46" w14:textId="48806C2A" w:rsidR="00043628" w:rsidRPr="00043628" w:rsidRDefault="00A540A0" w:rsidP="005F0CD0">
      <w:r>
        <w:t>La funzione a</w:t>
      </w:r>
      <w:r w:rsidRPr="00A540A0">
        <w:t>lloca un blocco di memoria, restituendo un puntatore all'inizio del blocco. Il contenuto del blocco di memoria appena allocato non viene inizializzato e rimane con valori indeterminati.</w:t>
      </w:r>
      <w:r>
        <w:t xml:space="preserve"> </w:t>
      </w:r>
      <w:r w:rsidR="00043628" w:rsidRPr="00043628">
        <w:t xml:space="preserve">In caso di successo, </w:t>
      </w:r>
      <w:r w:rsidR="009124F4">
        <w:t xml:space="preserve">viene restituito </w:t>
      </w:r>
      <w:r w:rsidR="00043628" w:rsidRPr="00043628">
        <w:t>un puntatore al blocco di memoria allocato dalla funzione.</w:t>
      </w:r>
    </w:p>
    <w:p w14:paraId="471036F5" w14:textId="77777777" w:rsidR="005F0CD0" w:rsidRDefault="005F0CD0" w:rsidP="005F0CD0"/>
    <w:p w14:paraId="36370E3C" w14:textId="21EAC83B" w:rsidR="00043628" w:rsidRPr="00043628" w:rsidRDefault="00043628" w:rsidP="005F0CD0">
      <w:r w:rsidRPr="00043628">
        <w:t xml:space="preserve">Il tipo di questo puntatore è sempre void*, che </w:t>
      </w:r>
      <w:r w:rsidR="00A656EE">
        <w:t xml:space="preserve">attraverso </w:t>
      </w:r>
      <w:r w:rsidR="006F0F61">
        <w:t>il casting</w:t>
      </w:r>
      <w:r w:rsidR="00A656EE">
        <w:t xml:space="preserve"> </w:t>
      </w:r>
      <w:r w:rsidR="006F0F61">
        <w:t>può diventare del</w:t>
      </w:r>
      <w:r w:rsidRPr="00043628">
        <w:t xml:space="preserve"> tipo desiderato per essere dereferenziabile.</w:t>
      </w:r>
    </w:p>
    <w:p w14:paraId="366D557F" w14:textId="7929ECA9" w:rsidR="00A540A0" w:rsidRDefault="00043628" w:rsidP="005F0CD0">
      <w:r w:rsidRPr="00043628">
        <w:t>Se la funzione non è riuscita ad allocare il blocco di memoria richiesto, viene restituito un puntatore nullo.</w:t>
      </w:r>
      <w:r w:rsidR="00A540A0">
        <w:t xml:space="preserve"> La firma è:</w:t>
      </w:r>
    </w:p>
    <w:p w14:paraId="77165D44" w14:textId="77777777" w:rsidR="00B83087" w:rsidRDefault="00B83087" w:rsidP="00B83087">
      <w:pPr>
        <w:jc w:val="center"/>
      </w:pPr>
    </w:p>
    <w:p w14:paraId="6741830E" w14:textId="2B5D121C" w:rsidR="00B83087" w:rsidRPr="00647207" w:rsidRDefault="00B83087" w:rsidP="00B4624D">
      <w:pPr>
        <w:ind w:firstLine="420"/>
        <w:jc w:val="center"/>
        <w:rPr>
          <w:b/>
        </w:rPr>
      </w:pPr>
      <w:r w:rsidRPr="00647207">
        <w:rPr>
          <w:b/>
        </w:rPr>
        <w:t>void* malloc (size_t size)</w:t>
      </w:r>
    </w:p>
    <w:p w14:paraId="103C56B5" w14:textId="4414A4C6" w:rsidR="00B83087" w:rsidRDefault="00B4624D" w:rsidP="005F0CD0">
      <w:r w:rsidRPr="00647207">
        <w:t xml:space="preserve"> </w:t>
      </w:r>
      <w:r w:rsidR="00B83087">
        <w:t>In cui:</w:t>
      </w:r>
    </w:p>
    <w:p w14:paraId="5E56A269" w14:textId="77777777" w:rsidR="00E44B9B" w:rsidRPr="00A021A2" w:rsidRDefault="00E44B9B" w:rsidP="00A021A2">
      <w:pPr>
        <w:rPr>
          <w:ins w:id="53" w:author="{AE7EF9D1-9EF2-2D4A-9400-64EEE39CE050}" w:date="2023-10-09T22:37:00Z"/>
        </w:rPr>
      </w:pPr>
    </w:p>
    <w:p w14:paraId="7F391D20" w14:textId="7896EACD" w:rsidR="00B83087" w:rsidRPr="00B83087" w:rsidRDefault="00A90EF2" w:rsidP="00DB0120">
      <w:pPr>
        <w:pStyle w:val="Paragrafoelenco"/>
        <w:numPr>
          <w:ilvl w:val="0"/>
          <w:numId w:val="18"/>
        </w:numPr>
      </w:pPr>
      <w:r>
        <w:t xml:space="preserve">size: </w:t>
      </w:r>
      <w:r w:rsidRPr="00A90EF2">
        <w:t>Dimensione del blocco di memoria, in byte.</w:t>
      </w:r>
    </w:p>
    <w:p w14:paraId="0D3A4927" w14:textId="76441B3E" w:rsidR="00D24C55" w:rsidRPr="006C1D28" w:rsidRDefault="006C1D28" w:rsidP="00672FD4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4" w:name="_Toc147834328"/>
      <w:r w:rsidR="007A664A" w:rsidRPr="006C1D28">
        <w:rPr>
          <w:b w:val="0"/>
          <w:sz w:val="28"/>
          <w:szCs w:val="28"/>
        </w:rPr>
        <w:t>Routine – atof</w:t>
      </w:r>
      <w:bookmarkEnd w:id="54"/>
    </w:p>
    <w:p w14:paraId="3B5EF1A4" w14:textId="77777777" w:rsidR="007A664A" w:rsidRPr="003B6334" w:rsidRDefault="007A664A" w:rsidP="005F0CD0">
      <w:pPr>
        <w:pStyle w:val="Firstparagraph"/>
      </w:pPr>
      <w:r w:rsidRPr="003B6334">
        <w:t>Analizza la stringa C str, interpretando il suo contenuto come un numero in virgola</w:t>
      </w:r>
      <w:r>
        <w:t xml:space="preserve"> </w:t>
      </w:r>
      <w:r w:rsidRPr="003B6334">
        <w:t>mobile e restituendo il suo valore come un doppio.</w:t>
      </w:r>
    </w:p>
    <w:p w14:paraId="6C668653" w14:textId="77777777" w:rsidR="005F0CD0" w:rsidRDefault="005F0CD0" w:rsidP="005F0CD0">
      <w:pPr>
        <w:pStyle w:val="Firstparagraph"/>
      </w:pPr>
    </w:p>
    <w:p w14:paraId="4468ECDB" w14:textId="0A33483A" w:rsidR="007A664A" w:rsidRDefault="007A664A" w:rsidP="005F0CD0">
      <w:pPr>
        <w:pStyle w:val="Firstparagraph"/>
      </w:pPr>
      <w:r w:rsidRPr="003B6334">
        <w:t>La funzione scarta innanzitutto tutti i caratteri di spazio bianco (come in isspace) necessari fino a trovare il primo carattere non di spazio bianco. Poi, a partire da questo carattere, prende il maggior numero possibile di caratteri validi, seguendo una sintassi simile a quella dei letterali in virgola</w:t>
      </w:r>
      <w:r>
        <w:t>,</w:t>
      </w:r>
      <w:r w:rsidRPr="003B6334">
        <w:t xml:space="preserve"> e li interpreta come un valore numerico. Il resto della stringa dopo l'ultimo carattere valido viene ignorato e non ha alcun effetto sul comportamento di questa funzione.</w:t>
      </w:r>
      <w:r>
        <w:t xml:space="preserve"> La firma è:</w:t>
      </w:r>
    </w:p>
    <w:p w14:paraId="085363F4" w14:textId="77777777" w:rsidR="007A664A" w:rsidRPr="00AF1E75" w:rsidRDefault="007A664A" w:rsidP="007A664A">
      <w:pPr>
        <w:rPr>
          <w:b/>
          <w:bCs/>
        </w:rPr>
      </w:pPr>
    </w:p>
    <w:p w14:paraId="022E4BAE" w14:textId="77777777" w:rsidR="007A664A" w:rsidRPr="00AF1E75" w:rsidRDefault="007A664A" w:rsidP="007A664A">
      <w:pPr>
        <w:ind w:firstLine="720"/>
        <w:jc w:val="center"/>
        <w:rPr>
          <w:b/>
          <w:bCs/>
          <w:lang w:val="en-US"/>
        </w:rPr>
      </w:pPr>
      <w:r w:rsidRPr="00AF1E75">
        <w:rPr>
          <w:b/>
          <w:bCs/>
          <w:lang w:val="en-US"/>
        </w:rPr>
        <w:t>double atof (const char* str)</w:t>
      </w:r>
    </w:p>
    <w:p w14:paraId="451A02FD" w14:textId="0FB2B18D" w:rsidR="007A664A" w:rsidRDefault="007A664A" w:rsidP="007A664A">
      <w:pPr>
        <w:rPr>
          <w:lang w:val="en-US"/>
        </w:rPr>
      </w:pPr>
      <w:r>
        <w:rPr>
          <w:lang w:val="en-US"/>
        </w:rPr>
        <w:t>In cui:</w:t>
      </w:r>
    </w:p>
    <w:p w14:paraId="30E08325" w14:textId="77777777" w:rsidR="005F0CD0" w:rsidRDefault="005F0CD0" w:rsidP="007A664A">
      <w:pPr>
        <w:rPr>
          <w:lang w:val="en-US"/>
        </w:rPr>
      </w:pPr>
    </w:p>
    <w:p w14:paraId="15615225" w14:textId="108A1A94" w:rsidR="005A0887" w:rsidRPr="00A021A2" w:rsidRDefault="007A664A" w:rsidP="005A0887">
      <w:pPr>
        <w:pStyle w:val="Paragrafoelenco"/>
        <w:numPr>
          <w:ilvl w:val="0"/>
          <w:numId w:val="18"/>
        </w:numPr>
      </w:pPr>
      <w:r>
        <w:t>str: s</w:t>
      </w:r>
      <w:r w:rsidRPr="00CC022A">
        <w:t>tringa C che inizia con la rappresentazione di un numero in virgola mobile.</w:t>
      </w:r>
    </w:p>
    <w:p w14:paraId="3E7DEF41" w14:textId="2DD62172" w:rsidR="007A664A" w:rsidRPr="006C1D28" w:rsidRDefault="006C1D28" w:rsidP="00672FD4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5" w:name="_Toc147834329"/>
      <w:r w:rsidR="00DB0B03" w:rsidRPr="006C1D28">
        <w:rPr>
          <w:b w:val="0"/>
          <w:sz w:val="28"/>
          <w:szCs w:val="28"/>
        </w:rPr>
        <w:t>Routine – srand</w:t>
      </w:r>
      <w:bookmarkEnd w:id="55"/>
    </w:p>
    <w:p w14:paraId="0C316694" w14:textId="77777777" w:rsidR="00DB0B03" w:rsidRPr="00BC3538" w:rsidRDefault="00DB0B03" w:rsidP="00DB0B03">
      <w:pPr>
        <w:pStyle w:val="Firstparagraph"/>
      </w:pPr>
      <w:r w:rsidRPr="00BC3538">
        <w:t>Il generatore di numeri pseudocasuali viene inizializzato utilizzando l'argomento passato come s</w:t>
      </w:r>
      <w:r>
        <w:t>eed</w:t>
      </w:r>
      <w:r w:rsidRPr="00BC3538">
        <w:t>.</w:t>
      </w:r>
    </w:p>
    <w:p w14:paraId="0A51E15E" w14:textId="77777777" w:rsidR="005F0CD0" w:rsidRDefault="005F0CD0" w:rsidP="00DB0B03">
      <w:pPr>
        <w:pStyle w:val="Firstparagraph"/>
      </w:pPr>
    </w:p>
    <w:p w14:paraId="5E38EC9E" w14:textId="30140007" w:rsidR="00DB0B03" w:rsidRPr="00BC3538" w:rsidRDefault="00DB0B03" w:rsidP="00DB0B03">
      <w:pPr>
        <w:pStyle w:val="Firstparagraph"/>
      </w:pPr>
      <w:r w:rsidRPr="00BC3538">
        <w:lastRenderedPageBreak/>
        <w:t>Per ogni diverso valore di seme utilizzato in una chiamata a srand, si può prevedere che il generatore di numeri pseudocasuali generi una diversa successione di risultati nelle successive chiamate a rand.</w:t>
      </w:r>
    </w:p>
    <w:p w14:paraId="57E91325" w14:textId="77777777" w:rsidR="005F0CD0" w:rsidRDefault="005F0CD0" w:rsidP="00DB0B03">
      <w:pPr>
        <w:pStyle w:val="Firstparagraph"/>
      </w:pPr>
    </w:p>
    <w:p w14:paraId="48DA53B9" w14:textId="023F77F1" w:rsidR="00DB0B03" w:rsidRPr="00BC3538" w:rsidRDefault="00DB0B03" w:rsidP="00DB0B03">
      <w:pPr>
        <w:pStyle w:val="Firstparagraph"/>
      </w:pPr>
      <w:r w:rsidRPr="00BC3538">
        <w:t xml:space="preserve">Due inizializzazioni diverse con lo stesso </w:t>
      </w:r>
      <w:r>
        <w:t>seed</w:t>
      </w:r>
      <w:r w:rsidRPr="00BC3538">
        <w:t xml:space="preserve"> genereranno la stessa successione di risultati nelle chiamate successive a rand.</w:t>
      </w:r>
    </w:p>
    <w:p w14:paraId="0E9379E3" w14:textId="77777777" w:rsidR="005F0CD0" w:rsidRDefault="005F0CD0" w:rsidP="00DB0B03">
      <w:pPr>
        <w:pStyle w:val="Firstparagraph"/>
      </w:pPr>
    </w:p>
    <w:p w14:paraId="7ACAB061" w14:textId="2B2A3DD9" w:rsidR="00DB0B03" w:rsidRPr="00BC3538" w:rsidRDefault="00DB0B03" w:rsidP="00DB0B03">
      <w:pPr>
        <w:pStyle w:val="Firstparagraph"/>
      </w:pPr>
      <w:r w:rsidRPr="00BC3538">
        <w:t xml:space="preserve">Se il </w:t>
      </w:r>
      <w:r>
        <w:t>seed</w:t>
      </w:r>
      <w:r w:rsidRPr="00BC3538">
        <w:t xml:space="preserve"> è impostato a 1, il generatore viene reinizializzato al suo valore iniziale e produce gli stessi valori di prima di qualsiasi chiamata a rand o srand.</w:t>
      </w:r>
    </w:p>
    <w:p w14:paraId="4CDD60B7" w14:textId="77777777" w:rsidR="00DB0B03" w:rsidRDefault="00DB0B03" w:rsidP="00DB0B03">
      <w:pPr>
        <w:pStyle w:val="Firstparagraph"/>
      </w:pPr>
      <w:r w:rsidRPr="00BC3538">
        <w:t>Per generare numeri simili a quelli casuali, srand viene solitamente inizializzato a un valore caratteristico del tempo di esecuzione, come il valore restituito dalla funzione time (dichiarato nell'intestazione &lt;ctime&gt;). Questo valore è abbastanza distintivo per la maggior parte delle esigenze di randomizzazione banali.</w:t>
      </w:r>
      <w:r>
        <w:t xml:space="preserve"> La firma è:</w:t>
      </w:r>
    </w:p>
    <w:p w14:paraId="63D42079" w14:textId="77777777" w:rsidR="00DB0B03" w:rsidRPr="00034D10" w:rsidRDefault="00DB0B03" w:rsidP="00DB0B03"/>
    <w:p w14:paraId="5BEEB38C" w14:textId="77777777" w:rsidR="00DB0B03" w:rsidRPr="00E44B9B" w:rsidRDefault="00DB0B03" w:rsidP="00DB0B03">
      <w:pPr>
        <w:jc w:val="center"/>
        <w:rPr>
          <w:b/>
        </w:rPr>
      </w:pPr>
      <w:r w:rsidRPr="00E44B9B">
        <w:rPr>
          <w:b/>
        </w:rPr>
        <w:t>void srand (unsigned int seed)</w:t>
      </w:r>
    </w:p>
    <w:p w14:paraId="6F6AE9C8" w14:textId="77777777" w:rsidR="00DB0B03" w:rsidRPr="00E44B9B" w:rsidRDefault="00DB0B03" w:rsidP="00DB0B03">
      <w:r w:rsidRPr="00E44B9B">
        <w:t>In cui:</w:t>
      </w:r>
    </w:p>
    <w:p w14:paraId="1AC7B4B5" w14:textId="1441F72C" w:rsidR="00DB0B03" w:rsidRPr="00A021A2" w:rsidRDefault="00DB0B03" w:rsidP="00DB0B03">
      <w:pPr>
        <w:pStyle w:val="Paragrafoelenco"/>
        <w:numPr>
          <w:ilvl w:val="0"/>
          <w:numId w:val="18"/>
        </w:numPr>
      </w:pPr>
      <w:r>
        <w:t>s</w:t>
      </w:r>
      <w:r w:rsidRPr="00BA7126">
        <w:t xml:space="preserve">eed: </w:t>
      </w:r>
      <w:r>
        <w:t>u</w:t>
      </w:r>
      <w:r w:rsidRPr="00BA7126">
        <w:t>n valore intero da utilizzare come seme per l'algoritmo del generatore di numeri pseudocasuali</w:t>
      </w:r>
    </w:p>
    <w:p w14:paraId="3CF0B61E" w14:textId="0ACDD8ED" w:rsidR="00DB0B03" w:rsidRPr="006C1D28" w:rsidRDefault="006C1D28" w:rsidP="00672FD4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6" w:name="_Toc147834330"/>
      <w:r w:rsidR="00DB0B03" w:rsidRPr="006C1D28">
        <w:rPr>
          <w:b w:val="0"/>
          <w:sz w:val="28"/>
          <w:szCs w:val="28"/>
        </w:rPr>
        <w:t>Routine – rand</w:t>
      </w:r>
      <w:bookmarkStart w:id="57" w:name="_Toc147783468"/>
      <w:bookmarkEnd w:id="56"/>
    </w:p>
    <w:p w14:paraId="36E201D0" w14:textId="2EF8D6C7" w:rsidR="007942BB" w:rsidRPr="00051DB8" w:rsidRDefault="007942BB" w:rsidP="005F0CD0">
      <w:pPr>
        <w:pStyle w:val="Firstparagraph"/>
      </w:pPr>
      <w:r w:rsidRPr="00051DB8">
        <w:t>Restituisce un numero inte</w:t>
      </w:r>
      <w:r>
        <w:t xml:space="preserve">ro </w:t>
      </w:r>
      <w:r w:rsidRPr="00051DB8">
        <w:t>pseudocasuale nell'intervallo compreso tra 0 RAND_MAX</w:t>
      </w:r>
      <w:r>
        <w:t xml:space="preserve"> (</w:t>
      </w:r>
      <w:r w:rsidRPr="003F64C1">
        <w:t>RAND_MAX è una costante definita in &lt;cstdlib&gt;.</w:t>
      </w:r>
      <w:r>
        <w:t>)</w:t>
      </w:r>
      <w:r w:rsidRPr="00051DB8">
        <w:t>.</w:t>
      </w:r>
    </w:p>
    <w:p w14:paraId="0D0914C9" w14:textId="77777777" w:rsidR="005F0CD0" w:rsidRDefault="005F0CD0" w:rsidP="005F0CD0">
      <w:pPr>
        <w:pStyle w:val="Firstparagraph"/>
      </w:pPr>
    </w:p>
    <w:p w14:paraId="176C69F9" w14:textId="47727541" w:rsidR="00DB0B03" w:rsidRDefault="00DB0B03" w:rsidP="005F0CD0">
      <w:pPr>
        <w:pStyle w:val="Firstparagraph"/>
      </w:pPr>
      <w:r w:rsidRPr="00051DB8">
        <w:t>Questo numero è generato da un algoritmo che restituisce una sequenza di numeri apparentemente non correlati ogni volta che viene chiamato. Questo algoritmo utilizza un se</w:t>
      </w:r>
      <w:r>
        <w:t>ed</w:t>
      </w:r>
      <w:r w:rsidRPr="00051DB8">
        <w:t xml:space="preserve"> per generare la serie, che deve essere inizializzato a un valore distintivo utilizzando la funzione srand.</w:t>
      </w:r>
      <w:r>
        <w:t xml:space="preserve"> La firma è:</w:t>
      </w:r>
    </w:p>
    <w:p w14:paraId="514EB852" w14:textId="77777777" w:rsidR="005F0CD0" w:rsidRDefault="005F0CD0" w:rsidP="007942BB">
      <w:pPr>
        <w:ind w:firstLine="720"/>
        <w:jc w:val="center"/>
      </w:pPr>
    </w:p>
    <w:p w14:paraId="3941D766" w14:textId="2875FBEF" w:rsidR="00DB0B03" w:rsidRPr="007942BB" w:rsidRDefault="00DB0B03" w:rsidP="007942BB">
      <w:pPr>
        <w:ind w:firstLine="720"/>
        <w:jc w:val="center"/>
        <w:rPr>
          <w:b/>
        </w:rPr>
      </w:pPr>
      <w:r w:rsidRPr="00DB0B03">
        <w:rPr>
          <w:b/>
          <w:bCs/>
        </w:rPr>
        <w:t>int rand (void)</w:t>
      </w:r>
    </w:p>
    <w:p w14:paraId="33FA0B25" w14:textId="1607ACA7" w:rsidR="002154F5" w:rsidRPr="006C1D28" w:rsidRDefault="006C1D2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bookmarkStart w:id="58" w:name="_Toc147834331"/>
      <w:r w:rsidR="001E68BD" w:rsidRPr="006C1D28">
        <w:rPr>
          <w:b w:val="0"/>
          <w:sz w:val="28"/>
          <w:szCs w:val="28"/>
        </w:rPr>
        <w:t xml:space="preserve">Routine </w:t>
      </w:r>
      <w:r w:rsidR="003E43FE" w:rsidRPr="006C1D28">
        <w:rPr>
          <w:b w:val="0"/>
          <w:sz w:val="28"/>
          <w:szCs w:val="28"/>
        </w:rPr>
        <w:t>–</w:t>
      </w:r>
      <w:r w:rsidR="001E68BD" w:rsidRPr="006C1D28">
        <w:rPr>
          <w:b w:val="0"/>
          <w:sz w:val="28"/>
          <w:szCs w:val="28"/>
        </w:rPr>
        <w:t xml:space="preserve"> </w:t>
      </w:r>
      <w:r w:rsidR="002154F5" w:rsidRPr="006C1D28">
        <w:rPr>
          <w:b w:val="0"/>
          <w:sz w:val="28"/>
          <w:szCs w:val="28"/>
        </w:rPr>
        <w:t>atoi</w:t>
      </w:r>
      <w:bookmarkEnd w:id="57"/>
      <w:bookmarkEnd w:id="58"/>
    </w:p>
    <w:p w14:paraId="38C1FCC1" w14:textId="72B2166C" w:rsidR="00F6520F" w:rsidRPr="00F6520F" w:rsidRDefault="00F6520F" w:rsidP="005F0CD0">
      <w:pPr>
        <w:pStyle w:val="Firstparagraph"/>
      </w:pPr>
      <w:r w:rsidRPr="00F6520F">
        <w:t>Analizza la stringa C interpretando il suo contenuto come un numero inte</w:t>
      </w:r>
      <w:r>
        <w:t>ro</w:t>
      </w:r>
      <w:r w:rsidRPr="00F6520F">
        <w:t>, che viene restituito come valore di tipo int.</w:t>
      </w:r>
    </w:p>
    <w:p w14:paraId="33C1EEF8" w14:textId="77777777" w:rsidR="005F0CD0" w:rsidRDefault="005F0CD0" w:rsidP="005F0CD0">
      <w:pPr>
        <w:pStyle w:val="Firstparagraph"/>
      </w:pPr>
    </w:p>
    <w:p w14:paraId="0F034AF2" w14:textId="323EF175" w:rsidR="003E43FE" w:rsidRPr="000D3DE8" w:rsidRDefault="00F6520F" w:rsidP="005F0CD0">
      <w:pPr>
        <w:pStyle w:val="Firstparagraph"/>
      </w:pPr>
      <w:r w:rsidRPr="00F6520F">
        <w:t xml:space="preserve">La funzione scarta innanzitutto tutti i caratteri di spazio bianco (come in isspace) necessari fino a trovare il primo carattere non di spazio bianco. Quindi, a partire da questo carattere, prende un segno iniziale opzionale più o meno seguito dal maggior numero possibile di cifre in base 10 e le interpreta come un valore numerico. </w:t>
      </w:r>
      <w:r>
        <w:t>La firma è:</w:t>
      </w:r>
    </w:p>
    <w:p w14:paraId="562BE3F5" w14:textId="77777777" w:rsidR="00FA2164" w:rsidRPr="00FA2164" w:rsidRDefault="00FA2164" w:rsidP="00FA2164"/>
    <w:p w14:paraId="64D42593" w14:textId="46261A26" w:rsidR="00F6520F" w:rsidRPr="00E44B9B" w:rsidRDefault="00EC4DF7" w:rsidP="00B4624D">
      <w:pPr>
        <w:ind w:firstLine="500"/>
        <w:jc w:val="center"/>
        <w:rPr>
          <w:b/>
        </w:rPr>
      </w:pPr>
      <w:r w:rsidRPr="00E44B9B">
        <w:rPr>
          <w:b/>
        </w:rPr>
        <w:t>int atoi (const char * str</w:t>
      </w:r>
      <w:r w:rsidRPr="00E44B9B">
        <w:rPr>
          <w:b/>
          <w:bCs/>
        </w:rPr>
        <w:t>)</w:t>
      </w:r>
    </w:p>
    <w:p w14:paraId="2C27E9C8" w14:textId="7043855A" w:rsidR="00EC4DF7" w:rsidRDefault="00EC4DF7" w:rsidP="005F0CD0">
      <w:r>
        <w:lastRenderedPageBreak/>
        <w:t>In cui:</w:t>
      </w:r>
    </w:p>
    <w:p w14:paraId="0BD2E1EB" w14:textId="77777777" w:rsidR="005F0CD0" w:rsidRDefault="005F0CD0" w:rsidP="005F0CD0"/>
    <w:p w14:paraId="41B07F23" w14:textId="3B5157F3" w:rsidR="008973DD" w:rsidRDefault="00D21D3D" w:rsidP="008973DD">
      <w:pPr>
        <w:pStyle w:val="Paragrafoelenco"/>
        <w:numPr>
          <w:ilvl w:val="0"/>
          <w:numId w:val="18"/>
        </w:numPr>
      </w:pPr>
      <w:r>
        <w:t>str: s</w:t>
      </w:r>
      <w:r w:rsidRPr="00D21D3D">
        <w:t>tringa C che inizia con la rappresentazione di un numero integrale.</w:t>
      </w:r>
    </w:p>
    <w:p w14:paraId="2169951D" w14:textId="77777777" w:rsidR="002B5D23" w:rsidRPr="00A021A2" w:rsidRDefault="002B5D23" w:rsidP="002B5D23">
      <w:pPr>
        <w:pStyle w:val="Paragrafoelenco"/>
        <w:ind w:left="644"/>
      </w:pPr>
    </w:p>
    <w:p w14:paraId="74316C71" w14:textId="1A6D8DFB" w:rsidR="003D032D" w:rsidRPr="006C1D28" w:rsidRDefault="007A6B83" w:rsidP="00DB0120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59" w:name="_Toc147783472"/>
      <w:bookmarkStart w:id="60" w:name="_Toc147834332"/>
      <w:r w:rsidRPr="006C1D28">
        <w:rPr>
          <w:b w:val="0"/>
          <w:sz w:val="30"/>
          <w:szCs w:val="30"/>
        </w:rPr>
        <w:t>Subr</w:t>
      </w:r>
      <w:r w:rsidR="003D032D" w:rsidRPr="006C1D28">
        <w:rPr>
          <w:b w:val="0"/>
          <w:sz w:val="30"/>
          <w:szCs w:val="30"/>
        </w:rPr>
        <w:t>outine personali</w:t>
      </w:r>
      <w:bookmarkEnd w:id="59"/>
      <w:bookmarkEnd w:id="60"/>
    </w:p>
    <w:p w14:paraId="4C287886" w14:textId="0AE993D9" w:rsidR="00E9766D" w:rsidRPr="006C1D28" w:rsidRDefault="00E9766D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61" w:name="_Toc147783473"/>
      <w:bookmarkStart w:id="62" w:name="_Toc147834333"/>
      <w:r w:rsidRPr="006C1D28">
        <w:rPr>
          <w:b w:val="0"/>
          <w:sz w:val="28"/>
          <w:szCs w:val="28"/>
        </w:rPr>
        <w:t>Subroutine – check_pointer</w:t>
      </w:r>
      <w:bookmarkEnd w:id="61"/>
      <w:bookmarkEnd w:id="62"/>
    </w:p>
    <w:p w14:paraId="5E85651B" w14:textId="5ABD3559" w:rsidR="00E9766D" w:rsidRPr="00E44B9B" w:rsidRDefault="00E9766D" w:rsidP="00E9766D">
      <w:pPr>
        <w:pStyle w:val="Firstparagraph"/>
        <w:rPr>
          <w:lang w:val="en-US"/>
        </w:rPr>
      </w:pPr>
      <w:r>
        <w:t xml:space="preserve">La routine verifica che gli argomenti passati nel vettore </w:t>
      </w:r>
      <w:r w:rsidR="00DA1EFA">
        <w:t>“</w:t>
      </w:r>
      <w:r w:rsidRPr="00DA1EFA">
        <w:rPr>
          <w:i/>
        </w:rPr>
        <w:t>argv</w:t>
      </w:r>
      <w:r w:rsidR="00DA1EFA">
        <w:t xml:space="preserve">” </w:t>
      </w:r>
      <w:r>
        <w:t xml:space="preserve">rispettino </w:t>
      </w:r>
      <w:r w:rsidR="00DA1EFA">
        <w:t xml:space="preserve">tutte le restizioni imposte nel capitolo 2. Nel caso in cui venga individuata una violazione di una qualsiasi delle restrizioni,  la procedura stamperà un messaggio appropriato su standard output e chiamera la funzione “MPI_Abort(comm, err)” interrompendo l’esecuzione del programma. </w:t>
      </w:r>
      <w:r w:rsidR="00DA1EFA" w:rsidRPr="00E44B9B">
        <w:rPr>
          <w:lang w:val="en-US"/>
        </w:rPr>
        <w:t>La firma è :</w:t>
      </w:r>
    </w:p>
    <w:p w14:paraId="515DAB89" w14:textId="77777777" w:rsidR="00DA1EFA" w:rsidRPr="00E44B9B" w:rsidRDefault="00DA1EFA" w:rsidP="00DA1EFA">
      <w:pPr>
        <w:rPr>
          <w:lang w:val="en-US"/>
        </w:rPr>
      </w:pPr>
    </w:p>
    <w:p w14:paraId="19C9D2EE" w14:textId="77777777" w:rsidR="00F52D1D" w:rsidRPr="00C00BFC" w:rsidRDefault="00F52D1D" w:rsidP="00F52D1D">
      <w:pPr>
        <w:jc w:val="center"/>
        <w:rPr>
          <w:b/>
          <w:color w:val="000000" w:themeColor="text1"/>
          <w:lang w:val="en-US"/>
        </w:rPr>
      </w:pPr>
      <w:r w:rsidRPr="00C00BFC">
        <w:rPr>
          <w:b/>
          <w:color w:val="000000" w:themeColor="text1"/>
          <w:lang w:val="en-US"/>
        </w:rPr>
        <w:t>void check_input(int argc, char* argv[], int nproc)</w:t>
      </w:r>
    </w:p>
    <w:p w14:paraId="0804C2E7" w14:textId="77777777" w:rsidR="00DA1EFA" w:rsidRPr="00F52D1D" w:rsidRDefault="00DA1EFA" w:rsidP="00DA1EFA">
      <w:pPr>
        <w:rPr>
          <w:lang w:val="en-US"/>
        </w:rPr>
      </w:pPr>
    </w:p>
    <w:p w14:paraId="03A41AA3" w14:textId="51557E09" w:rsidR="00F52D1D" w:rsidRDefault="00F52D1D" w:rsidP="00F52D1D">
      <w:pPr>
        <w:pStyle w:val="Firstparagraph"/>
      </w:pPr>
      <w:r>
        <w:t>In cui :</w:t>
      </w:r>
    </w:p>
    <w:p w14:paraId="36F069C4" w14:textId="77777777" w:rsidR="00935301" w:rsidRDefault="00935301" w:rsidP="00DB0120">
      <w:pPr>
        <w:pStyle w:val="Paragrafoelenco"/>
        <w:numPr>
          <w:ilvl w:val="0"/>
          <w:numId w:val="17"/>
        </w:numPr>
      </w:pPr>
      <w:r>
        <w:t>a</w:t>
      </w:r>
      <w:r w:rsidR="00F52D1D">
        <w:t>rg</w:t>
      </w:r>
      <w:r>
        <w:t>c : per il numero di argomenti</w:t>
      </w:r>
    </w:p>
    <w:p w14:paraId="4C0DF9C5" w14:textId="77777777" w:rsidR="00935301" w:rsidRDefault="00935301" w:rsidP="00DB0120">
      <w:pPr>
        <w:pStyle w:val="Paragrafoelenco"/>
        <w:numPr>
          <w:ilvl w:val="0"/>
          <w:numId w:val="17"/>
        </w:numPr>
      </w:pPr>
      <w:r>
        <w:t>argv : vettore degli argomenti</w:t>
      </w:r>
    </w:p>
    <w:p w14:paraId="6A1F2DF9" w14:textId="59AC91B4" w:rsidR="00F52D1D" w:rsidRPr="00B665F3" w:rsidRDefault="00935301" w:rsidP="00DB0120">
      <w:pPr>
        <w:pStyle w:val="Paragrafoelenco"/>
        <w:numPr>
          <w:ilvl w:val="0"/>
          <w:numId w:val="17"/>
        </w:numPr>
      </w:pPr>
      <w:r>
        <w:t xml:space="preserve">nproc : numero di processi totale </w:t>
      </w:r>
    </w:p>
    <w:p w14:paraId="72C50203" w14:textId="777D8CC2" w:rsidR="00E125AE" w:rsidRPr="00935301" w:rsidRDefault="00E125AE" w:rsidP="00DB0120">
      <w:pPr>
        <w:pStyle w:val="Titolo2"/>
        <w:numPr>
          <w:ilvl w:val="1"/>
          <w:numId w:val="23"/>
        </w:numPr>
      </w:pPr>
      <w:r w:rsidRPr="00935301">
        <w:br w:type="page"/>
      </w:r>
    </w:p>
    <w:p w14:paraId="7935BF02" w14:textId="66F7E1AF" w:rsidR="00E125AE" w:rsidRPr="00B63646" w:rsidRDefault="009F592F" w:rsidP="00DB0120">
      <w:pPr>
        <w:pStyle w:val="Titolo1"/>
        <w:numPr>
          <w:ilvl w:val="0"/>
          <w:numId w:val="23"/>
        </w:numPr>
        <w:rPr>
          <w:b w:val="0"/>
          <w:sz w:val="40"/>
          <w:szCs w:val="40"/>
        </w:rPr>
      </w:pPr>
      <w:bookmarkStart w:id="63" w:name="_Toc147783474"/>
      <w:bookmarkStart w:id="64" w:name="_Toc147834334"/>
      <w:r w:rsidRPr="00B63646">
        <w:rPr>
          <w:b w:val="0"/>
          <w:sz w:val="40"/>
          <w:szCs w:val="40"/>
        </w:rPr>
        <w:lastRenderedPageBreak/>
        <w:t>Descrizione dei test</w:t>
      </w:r>
      <w:bookmarkEnd w:id="63"/>
      <w:bookmarkEnd w:id="64"/>
    </w:p>
    <w:p w14:paraId="57CC7665" w14:textId="01A3539B" w:rsidR="003A2D90" w:rsidRPr="00573BFE" w:rsidRDefault="0046080E" w:rsidP="00DB0120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65" w:name="_Toc147783475"/>
      <w:bookmarkStart w:id="66" w:name="_Toc147834335"/>
      <w:r w:rsidRPr="00573BFE">
        <w:rPr>
          <w:b w:val="0"/>
          <w:sz w:val="30"/>
          <w:szCs w:val="30"/>
        </w:rPr>
        <w:t>Scirpt PBS utilizzato per l’esecuzione dell’algoritmo</w:t>
      </w:r>
      <w:bookmarkEnd w:id="65"/>
      <w:bookmarkEnd w:id="66"/>
    </w:p>
    <w:p w14:paraId="1FAB106B" w14:textId="77777777" w:rsidR="003A2D90" w:rsidRDefault="003A2D90" w:rsidP="003A2D90"/>
    <w:p w14:paraId="7EB77CFB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F05165">
        <w:rPr>
          <w:rFonts w:ascii="Consolas" w:hAnsi="Consolas" w:cs="Consolas"/>
          <w:sz w:val="17"/>
          <w:szCs w:val="17"/>
          <w:lang w:val="en-US"/>
        </w:rPr>
        <w:t xml:space="preserve">1. </w:t>
      </w:r>
      <w:r w:rsidRPr="00F05165">
        <w:rPr>
          <w:rFonts w:ascii="Consolas" w:hAnsi="Consolas" w:cs="Consolas"/>
          <w:color w:val="880000"/>
          <w:sz w:val="17"/>
          <w:szCs w:val="17"/>
          <w:lang w:val="en-US"/>
        </w:rPr>
        <w:t>#!/bin/bash</w:t>
      </w:r>
    </w:p>
    <w:p w14:paraId="6042965A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2.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758EED8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3. </w:t>
      </w:r>
      <w:r w:rsidRPr="00F05165">
        <w:rPr>
          <w:rFonts w:ascii="Consolas" w:hAnsi="Consolas" w:cs="Consolas"/>
          <w:color w:val="880000"/>
          <w:sz w:val="17"/>
          <w:szCs w:val="17"/>
          <w:lang w:val="en-US"/>
        </w:rPr>
        <w:t>#PBS -q studenti</w:t>
      </w:r>
    </w:p>
    <w:p w14:paraId="073C724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4. </w:t>
      </w:r>
      <w:r w:rsidRPr="00F05165">
        <w:rPr>
          <w:rFonts w:ascii="Consolas" w:hAnsi="Consolas" w:cs="Consolas"/>
          <w:color w:val="880000"/>
          <w:sz w:val="17"/>
          <w:szCs w:val="17"/>
          <w:lang w:val="en-US"/>
        </w:rPr>
        <w:t>#PBS -l nodes=8</w:t>
      </w:r>
    </w:p>
    <w:p w14:paraId="34F7B8EC" w14:textId="77777777" w:rsidR="003A2D90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5. </w:t>
      </w:r>
      <w:r>
        <w:rPr>
          <w:rFonts w:ascii="Consolas" w:hAnsi="Consolas" w:cs="Consolas"/>
          <w:color w:val="880000"/>
          <w:sz w:val="17"/>
          <w:szCs w:val="17"/>
        </w:rPr>
        <w:t>#PBS -N elaborato1</w:t>
      </w:r>
    </w:p>
    <w:p w14:paraId="1E7E0E01" w14:textId="77777777" w:rsidR="003A2D90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6. </w:t>
      </w:r>
      <w:r>
        <w:rPr>
          <w:rFonts w:ascii="Consolas" w:hAnsi="Consolas" w:cs="Consolas"/>
          <w:color w:val="880000"/>
          <w:sz w:val="17"/>
          <w:szCs w:val="17"/>
        </w:rPr>
        <w:t>#PBS -o output.out</w:t>
      </w:r>
    </w:p>
    <w:p w14:paraId="64EBEECA" w14:textId="77777777" w:rsidR="003A2D90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7. </w:t>
      </w:r>
      <w:r>
        <w:rPr>
          <w:rFonts w:ascii="Consolas" w:hAnsi="Consolas" w:cs="Consolas"/>
          <w:color w:val="880000"/>
          <w:sz w:val="17"/>
          <w:szCs w:val="17"/>
        </w:rPr>
        <w:t>#PBS -e error.err</w:t>
      </w:r>
    </w:p>
    <w:p w14:paraId="4A349E9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F05165">
        <w:rPr>
          <w:rFonts w:ascii="Consolas" w:hAnsi="Consolas" w:cs="Consolas"/>
          <w:sz w:val="17"/>
          <w:szCs w:val="17"/>
          <w:lang w:val="en-US"/>
        </w:rPr>
        <w:t xml:space="preserve">8.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5FB4CD3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 9.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NCPU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`wc -l &lt; $PBS_NODEFILE`</w:t>
      </w:r>
    </w:p>
    <w:p w14:paraId="36317FF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10.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------------------------------------------------------</w:t>
      </w:r>
    </w:p>
    <w:p w14:paraId="2406D71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11.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' This job is allocated on '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$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NCPU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' cpu(s)'</w:t>
      </w:r>
    </w:p>
    <w:p w14:paraId="35753A5C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12.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'Job is running on node(s): '</w:t>
      </w:r>
    </w:p>
    <w:p w14:paraId="6D4CA214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13.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cat $PBS_NODEFILE</w:t>
      </w:r>
    </w:p>
    <w:p w14:paraId="2FF2BE1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14.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$PBS_O_HOME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660066"/>
          <w:sz w:val="17"/>
          <w:szCs w:val="17"/>
          <w:lang w:val="en-US"/>
        </w:rPr>
        <w:t>Somma</w:t>
      </w:r>
    </w:p>
    <w:p w14:paraId="0E747179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15.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------------------------------------------------------</w:t>
      </w:r>
    </w:p>
    <w:p w14:paraId="2431EA01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16.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qsub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running on $PBS_O_HOST</w:t>
      </w:r>
    </w:p>
    <w:p w14:paraId="29EAE0F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17.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originating queue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$PBS_O_QUEUE</w:t>
      </w:r>
    </w:p>
    <w:p w14:paraId="32C40FFC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18.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executing queue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$PBS_QUEUE</w:t>
      </w:r>
    </w:p>
    <w:p w14:paraId="26A60440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19.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working directory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$PBS_O_WORKDIR</w:t>
      </w:r>
    </w:p>
    <w:p w14:paraId="49FDCC96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20.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execution mode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$PBS_ENVIRONMENT</w:t>
      </w:r>
    </w:p>
    <w:p w14:paraId="289E7F52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21.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job identifier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$PBS_JOBID</w:t>
      </w:r>
    </w:p>
    <w:p w14:paraId="638724A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22.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job name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$PBS_JOBNAME</w:t>
      </w:r>
    </w:p>
    <w:p w14:paraId="52973ABE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23.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node file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$PBS_NODEFILE</w:t>
      </w:r>
    </w:p>
    <w:p w14:paraId="0EB57DD1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24.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current home directory 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is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$PBS_O_HOME</w:t>
      </w:r>
    </w:p>
    <w:p w14:paraId="63A878E4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25.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echo PBS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: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PATH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$PBS_O_PATH</w:t>
      </w:r>
    </w:p>
    <w:p w14:paraId="5132A4FC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26.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------------------------------------------------------</w:t>
      </w:r>
    </w:p>
    <w:p w14:paraId="1EF02F71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27.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"Eseguo/usr/lib64/openmpi/1.4-gcc/bin/mpicc -o $PBS_O_WORKDIR/out $PBS_O_WORKDIR/elaborato1.c"</w:t>
      </w:r>
    </w:p>
    <w:p w14:paraId="7F58B7FF" w14:textId="77777777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28.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usr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lib64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openmpi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1.4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gcc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bin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mpicc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o $PBS_O_WORKDIR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out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$PBS_O_WORKDIR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elaborato1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.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c</w:t>
      </w:r>
    </w:p>
    <w:p w14:paraId="0997A973" w14:textId="6DA3D1BB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29. 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echo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"Eseguo:/usr/lib64/openmpi/1.4-gcc/bin/mpiexec -</w:t>
      </w:r>
      <w:r w:rsidR="00C826EC" w:rsidRPr="00F05165">
        <w:rPr>
          <w:rFonts w:ascii="Consolas" w:hAnsi="Consolas" w:cs="Consolas"/>
          <w:color w:val="008800"/>
          <w:sz w:val="17"/>
          <w:szCs w:val="17"/>
          <w:lang w:val="en-US"/>
        </w:rPr>
        <w:t>n</w:t>
      </w:r>
      <w:r w:rsidR="002D3351">
        <w:rPr>
          <w:rFonts w:ascii="Consolas" w:hAnsi="Consolas" w:cs="Consolas"/>
          <w:color w:val="008800"/>
          <w:sz w:val="17"/>
          <w:szCs w:val="17"/>
          <w:lang w:val="en-US"/>
        </w:rPr>
        <w:t>p</w:t>
      </w:r>
      <w:r w:rsidR="00C826EC" w:rsidRPr="00F05165"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  <w:r w:rsidR="00C826EC">
        <w:rPr>
          <w:rFonts w:ascii="Consolas" w:hAnsi="Consolas" w:cs="Consolas"/>
          <w:color w:val="008800"/>
          <w:sz w:val="17"/>
          <w:szCs w:val="17"/>
          <w:lang w:val="en-US"/>
        </w:rPr>
        <w:t>8</w:t>
      </w:r>
      <w:r w:rsidR="00C826EC" w:rsidRPr="00F05165">
        <w:rPr>
          <w:rFonts w:ascii="Consolas" w:hAnsi="Consolas" w:cs="Consolas"/>
          <w:color w:val="0088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8800"/>
          <w:sz w:val="17"/>
          <w:szCs w:val="17"/>
          <w:lang w:val="en-US"/>
        </w:rPr>
        <w:t>-machinefile $PBS_NODEFILE $PBS_O_WORKDIR/out"</w:t>
      </w:r>
    </w:p>
    <w:p w14:paraId="7FD875CC" w14:textId="4051542E" w:rsidR="003A2D90" w:rsidRPr="00F05165" w:rsidRDefault="003A2D9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322892"/>
        <w:rPr>
          <w:rFonts w:ascii="Consolas" w:hAnsi="Consolas" w:cs="Consolas"/>
          <w:sz w:val="17"/>
          <w:szCs w:val="17"/>
          <w:lang w:val="en-US"/>
        </w:rPr>
      </w:pPr>
      <w:r w:rsidRPr="00F05165">
        <w:rPr>
          <w:rFonts w:ascii="Consolas" w:hAnsi="Consolas" w:cs="Consolas"/>
          <w:sz w:val="17"/>
          <w:szCs w:val="17"/>
          <w:lang w:val="en-US"/>
        </w:rPr>
        <w:t xml:space="preserve">30.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usr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lib64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openmpi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1.4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gcc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bin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mpiexec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np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8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>machinefile $PBS_NODEFILE $PBS_O_WORKDIR</w:t>
      </w:r>
      <w:r w:rsidRPr="00F05165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F05165">
        <w:rPr>
          <w:rFonts w:ascii="Consolas" w:hAnsi="Consolas" w:cs="Consolas"/>
          <w:color w:val="000088"/>
          <w:sz w:val="17"/>
          <w:szCs w:val="17"/>
          <w:lang w:val="en-US"/>
        </w:rPr>
        <w:t>out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F05165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F05165">
        <w:rPr>
          <w:rFonts w:ascii="Consolas" w:hAnsi="Consolas" w:cs="Consolas"/>
          <w:color w:val="006666"/>
          <w:sz w:val="17"/>
          <w:szCs w:val="17"/>
          <w:lang w:val="en-US"/>
        </w:rPr>
        <w:t>1000</w:t>
      </w:r>
    </w:p>
    <w:p w14:paraId="21FE5371" w14:textId="77777777" w:rsidR="00A71755" w:rsidRPr="006C4B1F" w:rsidRDefault="00A71755" w:rsidP="00A71755">
      <w:pPr>
        <w:rPr>
          <w:lang w:val="en-US"/>
        </w:rPr>
      </w:pPr>
    </w:p>
    <w:p w14:paraId="3D1D83C0" w14:textId="77777777" w:rsidR="00A71755" w:rsidRPr="006C4B1F" w:rsidRDefault="00A71755" w:rsidP="00A71755">
      <w:pPr>
        <w:rPr>
          <w:lang w:val="en-US"/>
        </w:rPr>
      </w:pPr>
    </w:p>
    <w:p w14:paraId="67AC3057" w14:textId="77777777" w:rsidR="005304C0" w:rsidRDefault="006538C0" w:rsidP="00040A5F">
      <w:pPr>
        <w:pStyle w:val="Firstparagraph"/>
      </w:pPr>
      <w:r>
        <w:t xml:space="preserve">Questo file ci permette di eseguire il programma, che si occupa di calcolare la somma di n numeri (reali). </w:t>
      </w:r>
    </w:p>
    <w:p w14:paraId="26BB4A52" w14:textId="77777777" w:rsidR="005304C0" w:rsidRDefault="005304C0" w:rsidP="00040A5F">
      <w:pPr>
        <w:pStyle w:val="Firstparagraph"/>
      </w:pPr>
    </w:p>
    <w:p w14:paraId="204C2C7B" w14:textId="5107443E" w:rsidR="007A469F" w:rsidRDefault="006538C0" w:rsidP="00040A5F">
      <w:pPr>
        <w:pStyle w:val="Firstparagraph"/>
      </w:pPr>
      <w:r>
        <w:t xml:space="preserve">Il primo passo </w:t>
      </w:r>
      <w:r w:rsidR="005304C0">
        <w:t>per eseguire il programma è eseguire questo file, ciò viene fatto accedendo al cluster, posizionandoci nella cartella contenente tale file e</w:t>
      </w:r>
      <w:r w:rsidR="008F60CB">
        <w:t xml:space="preserve"> eseguendo sul terminale il comando “</w:t>
      </w:r>
      <w:r w:rsidR="0076095B" w:rsidRPr="0076095B">
        <w:rPr>
          <w:i/>
        </w:rPr>
        <w:t xml:space="preserve">qsub </w:t>
      </w:r>
      <w:r w:rsidR="00F60EB9">
        <w:rPr>
          <w:i/>
        </w:rPr>
        <w:t>e</w:t>
      </w:r>
      <w:r w:rsidR="0076095B" w:rsidRPr="0076095B">
        <w:rPr>
          <w:i/>
        </w:rPr>
        <w:t>laborato1.pbs</w:t>
      </w:r>
      <w:r w:rsidR="0076095B" w:rsidRPr="0076095B">
        <w:t>”</w:t>
      </w:r>
      <w:r w:rsidR="00943E78">
        <w:t xml:space="preserve">. </w:t>
      </w:r>
      <w:r w:rsidR="007A469F">
        <w:t>Alla sua esecuzione si generano diversi file, in particolare:</w:t>
      </w:r>
    </w:p>
    <w:p w14:paraId="0353CA11" w14:textId="77777777" w:rsidR="007A469F" w:rsidRDefault="007A469F" w:rsidP="00040A5F">
      <w:pPr>
        <w:pStyle w:val="Firstparagraph"/>
      </w:pPr>
    </w:p>
    <w:p w14:paraId="23EE9982" w14:textId="7D56DC27" w:rsidR="00AA639B" w:rsidRDefault="003901BC" w:rsidP="00CF155C">
      <w:pPr>
        <w:pStyle w:val="Firstparagraph"/>
        <w:numPr>
          <w:ilvl w:val="0"/>
          <w:numId w:val="4"/>
        </w:numPr>
      </w:pPr>
      <w:r>
        <w:t>L’</w:t>
      </w:r>
      <w:r w:rsidR="007A469F">
        <w:t xml:space="preserve">secutore </w:t>
      </w:r>
      <w:r w:rsidR="00AA639B">
        <w:t>relativo al programma scritto in linguaggio C;</w:t>
      </w:r>
    </w:p>
    <w:p w14:paraId="0EE42872" w14:textId="77777777" w:rsidR="00AA639B" w:rsidRDefault="00AA639B" w:rsidP="00AA639B"/>
    <w:p w14:paraId="172F8483" w14:textId="7F73A81B" w:rsidR="003403E9" w:rsidRDefault="003901BC" w:rsidP="00CF155C">
      <w:pPr>
        <w:pStyle w:val="Firstparagraph"/>
        <w:numPr>
          <w:ilvl w:val="0"/>
          <w:numId w:val="4"/>
        </w:numPr>
      </w:pPr>
      <w:r>
        <w:t>Un f</w:t>
      </w:r>
      <w:r w:rsidR="00AA639B" w:rsidRPr="006A5038">
        <w:t>ile “output.out” contenente l’output del programma</w:t>
      </w:r>
      <w:r w:rsidR="00131425">
        <w:t xml:space="preserve">. Questo output è </w:t>
      </w:r>
      <w:r w:rsidR="00AA639B" w:rsidRPr="006A5038">
        <w:t xml:space="preserve"> </w:t>
      </w:r>
      <w:r w:rsidR="006A5038" w:rsidRPr="006A5038">
        <w:t>gene</w:t>
      </w:r>
      <w:r w:rsidR="006A5038">
        <w:t xml:space="preserve">rato dai valori dati in input nell’ultima riga </w:t>
      </w:r>
      <w:r w:rsidR="001E167A">
        <w:t>del file</w:t>
      </w:r>
      <w:r w:rsidR="00421F7A">
        <w:t xml:space="preserve"> </w:t>
      </w:r>
      <w:r w:rsidR="00421F7A">
        <w:lastRenderedPageBreak/>
        <w:t>“Elaborato1.pbs” e include informaizoni come il numero di processori paralleli utilizzati, il file eseguibile, l’ID del processo (dove -1 richiama tutti i processi), la strategia utilizzata e in fine il numero di valori da sommare;</w:t>
      </w:r>
    </w:p>
    <w:p w14:paraId="068DEA18" w14:textId="77777777" w:rsidR="003403E9" w:rsidRPr="003403E9" w:rsidRDefault="003403E9" w:rsidP="003403E9"/>
    <w:p w14:paraId="2F1C2B2F" w14:textId="4DB3A923" w:rsidR="00BE258A" w:rsidRPr="00D33818" w:rsidRDefault="003901BC" w:rsidP="00CF155C">
      <w:pPr>
        <w:pStyle w:val="Firstparagraph"/>
        <w:numPr>
          <w:ilvl w:val="0"/>
          <w:numId w:val="4"/>
        </w:numPr>
      </w:pPr>
      <w:r w:rsidRPr="00421F7A">
        <w:t>Un f</w:t>
      </w:r>
      <w:r w:rsidR="003403E9" w:rsidRPr="00421F7A">
        <w:t>ile “error.err”</w:t>
      </w:r>
      <w:r w:rsidR="00D5616A" w:rsidRPr="00421F7A">
        <w:t xml:space="preserve"> contenente </w:t>
      </w:r>
      <w:r w:rsidR="00421F7A" w:rsidRPr="00421F7A">
        <w:t xml:space="preserve">eventuali </w:t>
      </w:r>
      <w:r w:rsidR="004A7A34" w:rsidRPr="00421F7A">
        <w:t xml:space="preserve"> errori</w:t>
      </w:r>
      <w:r w:rsidR="000502A1" w:rsidRPr="00421F7A">
        <w:t xml:space="preserve"> del programma</w:t>
      </w:r>
      <w:r w:rsidR="00421F7A" w:rsidRPr="00421F7A">
        <w:t>. In caso di esecuzione senza errore</w:t>
      </w:r>
      <w:r w:rsidR="00421F7A">
        <w:t>, questo file rimarrà vuoto, come in questo caso.</w:t>
      </w:r>
    </w:p>
    <w:p w14:paraId="36FA25ED" w14:textId="77777777" w:rsidR="00330E38" w:rsidRDefault="00330E38" w:rsidP="00A71755"/>
    <w:p w14:paraId="6A0D61C9" w14:textId="35C6B5E4" w:rsidR="00677377" w:rsidRPr="00573BFE" w:rsidRDefault="00F958CC" w:rsidP="00DB0120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67" w:name="_Toc147783476"/>
      <w:bookmarkStart w:id="68" w:name="_Toc147834336"/>
      <w:r w:rsidRPr="00573BFE">
        <w:rPr>
          <w:b w:val="0"/>
          <w:sz w:val="30"/>
          <w:szCs w:val="30"/>
        </w:rPr>
        <w:t>Esempi d’uso</w:t>
      </w:r>
      <w:bookmarkEnd w:id="67"/>
      <w:bookmarkEnd w:id="68"/>
    </w:p>
    <w:p w14:paraId="6F6E79FD" w14:textId="77777777" w:rsidR="00677377" w:rsidRPr="00586450" w:rsidRDefault="00676B07" w:rsidP="009D50FC">
      <w:pPr>
        <w:pStyle w:val="Firstparagraph"/>
        <w:rPr>
          <w:szCs w:val="21"/>
        </w:rPr>
      </w:pPr>
      <w:r w:rsidRPr="00586450">
        <w:rPr>
          <w:szCs w:val="21"/>
        </w:rPr>
        <w:t>Vengono riportati alcuni esempi d’uso, partendo dall’esecuzione del file PBS fi</w:t>
      </w:r>
      <w:r w:rsidR="00677377" w:rsidRPr="00586450">
        <w:rPr>
          <w:szCs w:val="21"/>
        </w:rPr>
        <w:t xml:space="preserve">no a mostrare l’output del programma. </w:t>
      </w:r>
    </w:p>
    <w:p w14:paraId="15CFEB49" w14:textId="77777777" w:rsidR="00D33818" w:rsidRPr="00D33818" w:rsidRDefault="00D33818" w:rsidP="00A356F8"/>
    <w:p w14:paraId="6E93E862" w14:textId="0224D4B8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69" w:name="_Toc147783477"/>
      <w:bookmarkStart w:id="70" w:name="_Toc147834337"/>
      <w:r w:rsidRPr="00573BFE">
        <w:rPr>
          <w:b w:val="0"/>
          <w:sz w:val="28"/>
          <w:szCs w:val="28"/>
        </w:rPr>
        <w:t>Esempi 1</w:t>
      </w:r>
      <w:bookmarkEnd w:id="69"/>
      <w:bookmarkEnd w:id="70"/>
    </w:p>
    <w:p w14:paraId="4B2EC2C4" w14:textId="77777777" w:rsidR="001E2AF7" w:rsidRDefault="00C145AA" w:rsidP="009D50FC">
      <w:pPr>
        <w:pStyle w:val="Firstparagraph"/>
      </w:pPr>
      <w:r>
        <w:t>Tenendo conto del file “Elaborato1.pbs” , definito nel paragrago 5.1</w:t>
      </w:r>
      <w:r w:rsidR="00AA7290">
        <w:t xml:space="preserve">, </w:t>
      </w:r>
      <w:r w:rsidR="00586450">
        <w:t xml:space="preserve">abbaimo un primo </w:t>
      </w:r>
      <w:r w:rsidR="001E2AF7">
        <w:t>esempio d’output del programma, dove diamo in input :</w:t>
      </w:r>
    </w:p>
    <w:p w14:paraId="0A160FCD" w14:textId="77777777" w:rsidR="001E2AF7" w:rsidRDefault="001E2AF7" w:rsidP="009D50FC">
      <w:pPr>
        <w:pStyle w:val="Firstparagraph"/>
      </w:pPr>
    </w:p>
    <w:p w14:paraId="1CD5D23F" w14:textId="2F22F717" w:rsidR="009D50FC" w:rsidRDefault="00836A63" w:rsidP="00CF155C">
      <w:pPr>
        <w:pStyle w:val="Firstparagraph"/>
        <w:numPr>
          <w:ilvl w:val="0"/>
          <w:numId w:val="5"/>
        </w:numPr>
      </w:pPr>
      <w:r>
        <w:t>I</w:t>
      </w:r>
      <w:r w:rsidR="00FF249C">
        <w:t>d</w:t>
      </w:r>
      <w:r>
        <w:t xml:space="preserve"> </w:t>
      </w:r>
      <w:r w:rsidR="00041F8C">
        <w:t>: 0</w:t>
      </w:r>
    </w:p>
    <w:p w14:paraId="0EA0A62F" w14:textId="0E81B7F9" w:rsidR="00041F8C" w:rsidRDefault="00FF249C" w:rsidP="00CF155C">
      <w:pPr>
        <w:pStyle w:val="Firstparagraph"/>
        <w:numPr>
          <w:ilvl w:val="0"/>
          <w:numId w:val="5"/>
        </w:numPr>
      </w:pPr>
      <w:r>
        <w:t xml:space="preserve">Strategia </w:t>
      </w:r>
      <w:r w:rsidR="00041F8C">
        <w:t xml:space="preserve"> : </w:t>
      </w:r>
      <w:r w:rsidR="00365382">
        <w:t>1</w:t>
      </w:r>
    </w:p>
    <w:p w14:paraId="0CD2E5B7" w14:textId="2087F9DF" w:rsidR="00041F8C" w:rsidRDefault="0054386D" w:rsidP="00CF155C">
      <w:pPr>
        <w:pStyle w:val="Firstparagraph"/>
        <w:numPr>
          <w:ilvl w:val="0"/>
          <w:numId w:val="5"/>
        </w:numPr>
      </w:pPr>
      <w:r>
        <w:t>N (numeri da sommare)</w:t>
      </w:r>
      <w:r w:rsidR="00365382">
        <w:t xml:space="preserve">  : 1</w:t>
      </w:r>
      <w:r>
        <w:t>00</w:t>
      </w:r>
    </w:p>
    <w:p w14:paraId="5B8859ED" w14:textId="77777777" w:rsidR="00385074" w:rsidRDefault="00385074" w:rsidP="00385074"/>
    <w:p w14:paraId="3AE8EDF6" w14:textId="1AFB2C28" w:rsidR="003F4F88" w:rsidRDefault="00385074" w:rsidP="00FC0030">
      <w:pPr>
        <w:pStyle w:val="Firstparagraph"/>
      </w:pPr>
      <w:r>
        <w:t xml:space="preserve">L’output del programma è il seguente </w:t>
      </w:r>
      <w:r w:rsidR="00FC0030">
        <w:t>:</w:t>
      </w:r>
    </w:p>
    <w:p w14:paraId="29881951" w14:textId="77777777" w:rsidR="00FC0030" w:rsidRPr="00FC0030" w:rsidRDefault="00FC0030" w:rsidP="00FC0030"/>
    <w:p w14:paraId="6476A6E8" w14:textId="77777777" w:rsidR="00F36427" w:rsidRDefault="00471F64" w:rsidP="00F36427">
      <w:pPr>
        <w:keepNext/>
      </w:pPr>
      <w:r>
        <w:t xml:space="preserve">                        </w:t>
      </w:r>
      <w:r>
        <w:rPr>
          <w:noProof/>
        </w:rPr>
        <w:drawing>
          <wp:inline distT="0" distB="0" distL="0" distR="0" wp14:anchorId="10973693" wp14:editId="1E35E67C">
            <wp:extent cx="2857638" cy="479272"/>
            <wp:effectExtent l="0" t="0" r="0" b="3810"/>
            <wp:docPr id="936863425" name="Immagine 936863425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3425" name="Immagine 1" descr="Immagine che contiene testo, Carattere, schermata&#10;&#10;Descrizione generata automaticamente"/>
                    <pic:cNvPicPr/>
                  </pic:nvPicPr>
                  <pic:blipFill rotWithShape="1">
                    <a:blip r:embed="rId9"/>
                    <a:srcRect b="24675"/>
                    <a:stretch/>
                  </pic:blipFill>
                  <pic:spPr bwMode="auto">
                    <a:xfrm>
                      <a:off x="0" y="0"/>
                      <a:ext cx="2951581" cy="49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B530" w14:textId="576360B5" w:rsidR="00A71755" w:rsidRDefault="00F36427" w:rsidP="00F36427">
      <w:pPr>
        <w:pStyle w:val="Didascalia"/>
        <w:jc w:val="center"/>
      </w:pPr>
      <w:r w:rsidRPr="00F05165">
        <w:t xml:space="preserve">Figura </w:t>
      </w:r>
      <w:r>
        <w:fldChar w:fldCharType="begin"/>
      </w:r>
      <w:r w:rsidRPr="00F05165"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 w:rsidRPr="00F05165">
        <w:t xml:space="preserve"> - Output esempio 1</w:t>
      </w:r>
    </w:p>
    <w:p w14:paraId="62067040" w14:textId="4897AC7C" w:rsidR="00A71755" w:rsidRDefault="00A71755" w:rsidP="003F4F88"/>
    <w:p w14:paraId="6B98C998" w14:textId="7E7FC990" w:rsidR="00A71755" w:rsidRPr="006A5038" w:rsidRDefault="00FC0030" w:rsidP="00A356F8">
      <w:r>
        <w:t>Dove viene</w:t>
      </w:r>
      <w:r w:rsidRPr="00FC0030">
        <w:t xml:space="preserve"> visualizzato anche il tempo calcolato in quanto è stato usato l’algoritmo che preleva anche i tempi di esecuzione.</w:t>
      </w:r>
    </w:p>
    <w:p w14:paraId="5CD147CA" w14:textId="3FF20662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1" w:name="_Toc147783478"/>
      <w:bookmarkStart w:id="72" w:name="_Toc147834338"/>
      <w:r w:rsidRPr="00573BFE">
        <w:rPr>
          <w:b w:val="0"/>
          <w:sz w:val="28"/>
          <w:szCs w:val="28"/>
        </w:rPr>
        <w:t>Esempi 2</w:t>
      </w:r>
      <w:bookmarkEnd w:id="71"/>
      <w:bookmarkEnd w:id="72"/>
    </w:p>
    <w:p w14:paraId="50A8B930" w14:textId="405B7FB4" w:rsidR="00A71755" w:rsidRDefault="00402B33" w:rsidP="002567A1">
      <w:r>
        <w:t>Altro esempi</w:t>
      </w:r>
      <w:r w:rsidR="002567A1">
        <w:t>, in cui usiamo</w:t>
      </w:r>
      <w:r>
        <w:t xml:space="preserve"> :</w:t>
      </w:r>
    </w:p>
    <w:p w14:paraId="3B065F2F" w14:textId="77777777" w:rsidR="002567A1" w:rsidRDefault="002567A1" w:rsidP="002567A1"/>
    <w:p w14:paraId="78922D2C" w14:textId="01E62557" w:rsidR="00B320A4" w:rsidRPr="00B320A4" w:rsidRDefault="00B320A4" w:rsidP="00CF155C">
      <w:pPr>
        <w:pStyle w:val="Firstparagraph"/>
        <w:numPr>
          <w:ilvl w:val="0"/>
          <w:numId w:val="6"/>
        </w:numPr>
      </w:pPr>
      <w:r>
        <w:t>Processori : 4</w:t>
      </w:r>
    </w:p>
    <w:p w14:paraId="58685DED" w14:textId="42C201B1" w:rsidR="00402B33" w:rsidRDefault="00402B33" w:rsidP="00CF155C">
      <w:pPr>
        <w:pStyle w:val="Firstparagraph"/>
        <w:numPr>
          <w:ilvl w:val="0"/>
          <w:numId w:val="6"/>
        </w:numPr>
      </w:pPr>
      <w:r>
        <w:t xml:space="preserve">Id : </w:t>
      </w:r>
      <w:r w:rsidR="003563AB">
        <w:t>-1</w:t>
      </w:r>
    </w:p>
    <w:p w14:paraId="36E82E81" w14:textId="2976CC81" w:rsidR="00402B33" w:rsidRDefault="00402B33" w:rsidP="00CF155C">
      <w:pPr>
        <w:pStyle w:val="Firstparagraph"/>
        <w:numPr>
          <w:ilvl w:val="0"/>
          <w:numId w:val="6"/>
        </w:numPr>
      </w:pPr>
      <w:r>
        <w:t xml:space="preserve">Strategia  : </w:t>
      </w:r>
      <w:r w:rsidR="00B84E16">
        <w:t>3</w:t>
      </w:r>
    </w:p>
    <w:p w14:paraId="044CE9CD" w14:textId="3A986B47" w:rsidR="00402B33" w:rsidRDefault="00402B33" w:rsidP="00CF155C">
      <w:pPr>
        <w:pStyle w:val="Firstparagraph"/>
        <w:numPr>
          <w:ilvl w:val="0"/>
          <w:numId w:val="6"/>
        </w:numPr>
      </w:pPr>
      <w:r>
        <w:t xml:space="preserve">N (numeri da sommare)  : </w:t>
      </w:r>
      <w:r w:rsidR="00017902">
        <w:t>3</w:t>
      </w:r>
    </w:p>
    <w:p w14:paraId="6C03CF70" w14:textId="5522F163" w:rsidR="00161038" w:rsidRDefault="00161038" w:rsidP="00CF155C">
      <w:pPr>
        <w:pStyle w:val="Firstparagraph"/>
        <w:numPr>
          <w:ilvl w:val="0"/>
          <w:numId w:val="6"/>
        </w:numPr>
      </w:pPr>
      <w:r>
        <w:t xml:space="preserve">Valori (da sommare)  : </w:t>
      </w:r>
      <w:r w:rsidR="00017902">
        <w:rPr>
          <w:rFonts w:ascii="Helvetica" w:hAnsi="Helvetica" w:cs="Helvetica"/>
          <w:sz w:val="16"/>
          <w:szCs w:val="16"/>
          <w:lang w:eastAsia="sv-SE"/>
        </w:rPr>
        <w:t xml:space="preserve">  2 1 5</w:t>
      </w:r>
    </w:p>
    <w:p w14:paraId="74BF5A9B" w14:textId="77777777" w:rsidR="00161038" w:rsidRPr="00161038" w:rsidRDefault="00161038" w:rsidP="00161038"/>
    <w:p w14:paraId="4AF15DDD" w14:textId="088AA35B" w:rsidR="00A71755" w:rsidRPr="00ED0D82" w:rsidRDefault="002567A1" w:rsidP="00ED0D82">
      <w:r>
        <w:lastRenderedPageBreak/>
        <w:t>Eseguiamo lo stesso file</w:t>
      </w:r>
      <w:r w:rsidR="002D75CD">
        <w:t xml:space="preserve">, con </w:t>
      </w:r>
      <w:r w:rsidR="000175C6" w:rsidRPr="000175C6">
        <w:rPr>
          <w:i/>
          <w:iCs/>
        </w:rPr>
        <w:t>qsub,</w:t>
      </w:r>
      <w:r w:rsidR="000175C6"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44C026D5" w14:textId="056ABD91" w:rsidR="00ED0D82" w:rsidRPr="002E2D28" w:rsidRDefault="00ED0D82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Cs w:val="21"/>
          <w:lang w:val="en-US"/>
        </w:rPr>
      </w:pP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usr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lib64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openmpi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color w:val="800080"/>
          <w:szCs w:val="21"/>
          <w:lang w:val="en-US"/>
        </w:rPr>
        <w:t>1.4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>gcc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bin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mpiexec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machinefile $PBS_NODEFILE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n </w:t>
      </w:r>
      <w:r w:rsidRPr="00ED0D82">
        <w:rPr>
          <w:color w:val="0000DD"/>
          <w:szCs w:val="21"/>
          <w:lang w:val="en-US"/>
        </w:rPr>
        <w:t>4</w:t>
      </w:r>
      <w:r w:rsidRPr="002E2D28">
        <w:rPr>
          <w:szCs w:val="21"/>
          <w:lang w:val="en-US"/>
        </w:rPr>
        <w:t xml:space="preserve"> </w:t>
      </w:r>
      <w:r w:rsidRPr="00ED0D82">
        <w:rPr>
          <w:szCs w:val="21"/>
          <w:lang w:val="en-US"/>
        </w:rPr>
        <w:t>$PBS_O_WORKDIR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out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Pr="00ED0D82">
        <w:rPr>
          <w:color w:val="0000DD"/>
          <w:szCs w:val="21"/>
          <w:lang w:val="en-US"/>
        </w:rPr>
        <w:t>3</w:t>
      </w:r>
      <w:r w:rsidRPr="00ED0D82">
        <w:rPr>
          <w:szCs w:val="21"/>
          <w:lang w:val="en-US"/>
        </w:rPr>
        <w:t xml:space="preserve">  </w:t>
      </w:r>
      <w:r w:rsidRPr="00ED0D82">
        <w:rPr>
          <w:color w:val="0000DD"/>
          <w:szCs w:val="21"/>
          <w:lang w:val="en-US"/>
        </w:rPr>
        <w:t>2</w:t>
      </w:r>
      <w:r w:rsidRPr="00ED0D82">
        <w:rPr>
          <w:szCs w:val="21"/>
          <w:lang w:val="en-US"/>
        </w:rPr>
        <w:t xml:space="preserve"> 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Pr="00ED0D82">
        <w:rPr>
          <w:color w:val="0000DD"/>
          <w:szCs w:val="21"/>
          <w:lang w:val="en-US"/>
        </w:rPr>
        <w:t>5</w:t>
      </w:r>
    </w:p>
    <w:p w14:paraId="5DCE10FF" w14:textId="62526B96" w:rsidR="00ED0D82" w:rsidRPr="00ED0D82" w:rsidRDefault="00ED0D82" w:rsidP="00ED0D82">
      <w:r>
        <w:t>L’output prodotto in tal caso sarà:</w:t>
      </w:r>
    </w:p>
    <w:p w14:paraId="5C1C4500" w14:textId="77777777" w:rsidR="00F36427" w:rsidRDefault="00BA5C5A" w:rsidP="00F36427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</w:pPr>
      <w:r>
        <w:rPr>
          <w:sz w:val="14"/>
          <w:szCs w:val="14"/>
        </w:rPr>
        <w:t xml:space="preserve">                </w:t>
      </w:r>
      <w:r w:rsidR="00E63ECC">
        <w:rPr>
          <w:noProof/>
          <w:sz w:val="14"/>
          <w:szCs w:val="14"/>
        </w:rPr>
        <w:drawing>
          <wp:inline distT="0" distB="0" distL="0" distR="0" wp14:anchorId="3739AF39" wp14:editId="5D4138F0">
            <wp:extent cx="2731463" cy="872836"/>
            <wp:effectExtent l="0" t="0" r="0" b="3810"/>
            <wp:docPr id="930270212" name="Immagine 930270212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2126" name="Immagine 3" descr="Immagine che contiene testo, Carattere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9852" cy="8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7B9D" w14:textId="7FB66A29" w:rsidR="00ED0D82" w:rsidRPr="00ED0D82" w:rsidRDefault="00F36427" w:rsidP="00F3642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Output esempio 2</w:t>
      </w:r>
      <w:r w:rsidR="00ED0D82" w:rsidRPr="00ED0D82">
        <w:rPr>
          <w:rFonts w:ascii="Courier New" w:hAnsi="Courier New" w:cs="Courier New"/>
          <w:szCs w:val="21"/>
        </w:rPr>
        <w:t> </w:t>
      </w:r>
    </w:p>
    <w:p w14:paraId="19A7BD03" w14:textId="3ECAD8BB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3" w:name="_Toc147783479"/>
      <w:bookmarkStart w:id="74" w:name="_Toc147834339"/>
      <w:r w:rsidRPr="00573BFE">
        <w:rPr>
          <w:b w:val="0"/>
          <w:sz w:val="28"/>
          <w:szCs w:val="28"/>
        </w:rPr>
        <w:t>Esempi 3</w:t>
      </w:r>
      <w:bookmarkEnd w:id="73"/>
      <w:bookmarkEnd w:id="74"/>
    </w:p>
    <w:p w14:paraId="0FBF8171" w14:textId="156AAFAC" w:rsidR="00B33AF3" w:rsidRDefault="00B33AF3" w:rsidP="00B33AF3">
      <w:r>
        <w:t>Altro esempi, in cui usiamo :</w:t>
      </w:r>
    </w:p>
    <w:p w14:paraId="40D57975" w14:textId="13592A08" w:rsidR="00B33AF3" w:rsidRDefault="00B33AF3" w:rsidP="00B33AF3"/>
    <w:p w14:paraId="76D8A2B3" w14:textId="77777777" w:rsidR="00AF0BAA" w:rsidRDefault="00B33AF3" w:rsidP="00CF155C">
      <w:pPr>
        <w:pStyle w:val="Firstparagraph"/>
        <w:numPr>
          <w:ilvl w:val="0"/>
          <w:numId w:val="8"/>
        </w:numPr>
      </w:pPr>
      <w:r>
        <w:t>Processori : 8</w:t>
      </w:r>
    </w:p>
    <w:p w14:paraId="1B352031" w14:textId="77777777" w:rsidR="00AF0BAA" w:rsidRDefault="00B33AF3" w:rsidP="00CF155C">
      <w:pPr>
        <w:pStyle w:val="Firstparagraph"/>
        <w:numPr>
          <w:ilvl w:val="0"/>
          <w:numId w:val="8"/>
        </w:numPr>
      </w:pPr>
      <w:r w:rsidRPr="00AF0BAA">
        <w:t>Id : -1</w:t>
      </w:r>
    </w:p>
    <w:p w14:paraId="58C576A8" w14:textId="77777777" w:rsidR="00AF0BAA" w:rsidRDefault="00B33AF3" w:rsidP="00CF155C">
      <w:pPr>
        <w:pStyle w:val="Firstparagraph"/>
        <w:numPr>
          <w:ilvl w:val="0"/>
          <w:numId w:val="8"/>
        </w:numPr>
      </w:pPr>
      <w:r w:rsidRPr="00AF0BAA">
        <w:t>Strategia  : 2</w:t>
      </w:r>
    </w:p>
    <w:p w14:paraId="386C9806" w14:textId="1DFB9D12" w:rsidR="00B33AF3" w:rsidRPr="00AF0BAA" w:rsidRDefault="00B33AF3" w:rsidP="00CF155C">
      <w:pPr>
        <w:pStyle w:val="Firstparagraph"/>
        <w:numPr>
          <w:ilvl w:val="0"/>
          <w:numId w:val="8"/>
        </w:numPr>
      </w:pPr>
      <w:r w:rsidRPr="00AF0BAA">
        <w:t>N (numeri da sommare)  : 1000</w:t>
      </w:r>
    </w:p>
    <w:p w14:paraId="5BDC5FEB" w14:textId="0915CB77" w:rsidR="00B33AF3" w:rsidRPr="00161038" w:rsidRDefault="00B33AF3" w:rsidP="00B33AF3"/>
    <w:p w14:paraId="305895B6" w14:textId="028CEA2C" w:rsidR="00B33AF3" w:rsidRPr="00ED0D82" w:rsidRDefault="00B33AF3" w:rsidP="00B33AF3">
      <w:r>
        <w:t xml:space="preserve">Eseguiamo lo stesso file, con </w:t>
      </w:r>
      <w:r w:rsidRPr="000175C6">
        <w:rPr>
          <w:i/>
          <w:iCs/>
        </w:rPr>
        <w:t>qsub,</w:t>
      </w:r>
      <w:r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51742AB4" w14:textId="15D0ACF6" w:rsidR="00B33AF3" w:rsidRPr="002E2D28" w:rsidRDefault="00B33AF3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Cs w:val="21"/>
          <w:lang w:val="en-US"/>
        </w:rPr>
      </w:pP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usr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lib64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openmpi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color w:val="800080"/>
          <w:szCs w:val="21"/>
          <w:lang w:val="en-US"/>
        </w:rPr>
        <w:t>1.4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>gcc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bin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mpiexec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machinefile $PBS_NODEFILE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n </w:t>
      </w:r>
      <w:r w:rsidRPr="002E2D28">
        <w:rPr>
          <w:color w:val="0000DD"/>
          <w:szCs w:val="21"/>
          <w:lang w:val="en-US"/>
        </w:rPr>
        <w:t>8</w:t>
      </w:r>
      <w:r w:rsidRPr="002E2D28">
        <w:rPr>
          <w:szCs w:val="21"/>
          <w:lang w:val="en-US"/>
        </w:rPr>
        <w:t xml:space="preserve"> </w:t>
      </w:r>
      <w:r w:rsidRPr="00ED0D82">
        <w:rPr>
          <w:szCs w:val="21"/>
          <w:lang w:val="en-US"/>
        </w:rPr>
        <w:t>$PBS_O_WORKDIR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out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Pr="002E2D28">
        <w:rPr>
          <w:color w:val="0000DD"/>
          <w:szCs w:val="21"/>
          <w:lang w:val="en-US"/>
        </w:rPr>
        <w:t>2</w:t>
      </w:r>
      <w:r w:rsidRPr="00ED0D82">
        <w:rPr>
          <w:szCs w:val="21"/>
          <w:lang w:val="en-US"/>
        </w:rPr>
        <w:t xml:space="preserve">  </w:t>
      </w:r>
      <w:r w:rsidRPr="002E2D28">
        <w:rPr>
          <w:color w:val="0000DD"/>
          <w:szCs w:val="21"/>
          <w:lang w:val="en-US"/>
        </w:rPr>
        <w:t>1000</w:t>
      </w:r>
    </w:p>
    <w:p w14:paraId="66D02279" w14:textId="77777777" w:rsidR="00F36427" w:rsidRDefault="00B33AF3" w:rsidP="00F36427">
      <w:r>
        <w:t>L’output prodotto in tal caso sarà:</w:t>
      </w:r>
      <w:r w:rsidR="008442A3">
        <w:t xml:space="preserve">  </w:t>
      </w:r>
    </w:p>
    <w:p w14:paraId="2E12FC06" w14:textId="44F785AD" w:rsidR="00A71755" w:rsidRPr="00ED0D82" w:rsidRDefault="008442A3" w:rsidP="00F36427">
      <w:r>
        <w:t xml:space="preserve"> </w:t>
      </w:r>
      <w:r w:rsidR="00863981">
        <w:t xml:space="preserve">           </w:t>
      </w:r>
      <w:r>
        <w:t xml:space="preserve">      </w:t>
      </w:r>
      <w:r w:rsidR="00A5023D">
        <w:t xml:space="preserve">     </w:t>
      </w:r>
    </w:p>
    <w:p w14:paraId="1EDDE7EF" w14:textId="52389A85" w:rsidR="00F36427" w:rsidRDefault="00676485" w:rsidP="00F36427">
      <w:pPr>
        <w:keepNext/>
      </w:pPr>
      <w:r>
        <w:t xml:space="preserve"> </w:t>
      </w:r>
      <w:r w:rsidR="00A23DF3">
        <w:t xml:space="preserve">    </w:t>
      </w:r>
      <w:r>
        <w:t xml:space="preserve">                </w:t>
      </w:r>
      <w:r w:rsidR="00F36427">
        <w:t xml:space="preserve">    </w:t>
      </w:r>
      <w:r>
        <w:t xml:space="preserve">     </w:t>
      </w:r>
      <w:r>
        <w:rPr>
          <w:noProof/>
        </w:rPr>
        <w:drawing>
          <wp:inline distT="0" distB="0" distL="0" distR="0" wp14:anchorId="58D9F777" wp14:editId="5D774DFB">
            <wp:extent cx="2511287" cy="1331171"/>
            <wp:effectExtent l="0" t="0" r="3810" b="2540"/>
            <wp:docPr id="1364521735" name="Immagine 1364521735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1735" name="Immagine 13" descr="Immagine che contiene testo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8799" cy="13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676B" w14:textId="17D57314" w:rsidR="00A71755" w:rsidRPr="00ED0D82" w:rsidRDefault="00F36427" w:rsidP="00F36427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Output esempio 3</w:t>
      </w:r>
    </w:p>
    <w:p w14:paraId="41C722F7" w14:textId="6C72F756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5" w:name="_Toc147783480"/>
      <w:bookmarkStart w:id="76" w:name="_Toc147834340"/>
      <w:r w:rsidRPr="00573BFE">
        <w:rPr>
          <w:b w:val="0"/>
          <w:sz w:val="28"/>
          <w:szCs w:val="28"/>
        </w:rPr>
        <w:t>Esempi 4</w:t>
      </w:r>
      <w:bookmarkEnd w:id="75"/>
      <w:bookmarkEnd w:id="76"/>
    </w:p>
    <w:p w14:paraId="1EA36090" w14:textId="77777777" w:rsidR="00524322" w:rsidRDefault="00524322" w:rsidP="00524322">
      <w:r>
        <w:t>Altro esempi, in cui usiamo :</w:t>
      </w:r>
    </w:p>
    <w:p w14:paraId="7CBC417C" w14:textId="77777777" w:rsidR="00524322" w:rsidRDefault="00524322" w:rsidP="00524322"/>
    <w:p w14:paraId="746E9F6B" w14:textId="77777777" w:rsidR="00AF0BAA" w:rsidRDefault="00524322" w:rsidP="00CF155C">
      <w:pPr>
        <w:pStyle w:val="Firstparagraph"/>
        <w:numPr>
          <w:ilvl w:val="0"/>
          <w:numId w:val="9"/>
        </w:numPr>
      </w:pPr>
      <w:r>
        <w:t>Processori : 5</w:t>
      </w:r>
    </w:p>
    <w:p w14:paraId="72C99976" w14:textId="77777777" w:rsidR="00AF0BAA" w:rsidRDefault="00524322" w:rsidP="00CF155C">
      <w:pPr>
        <w:pStyle w:val="Firstparagraph"/>
        <w:numPr>
          <w:ilvl w:val="0"/>
          <w:numId w:val="9"/>
        </w:numPr>
      </w:pPr>
      <w:r w:rsidRPr="00AF0BAA">
        <w:t>Id : -1</w:t>
      </w:r>
    </w:p>
    <w:p w14:paraId="58ACBF38" w14:textId="77777777" w:rsidR="00AF0BAA" w:rsidRDefault="00524322" w:rsidP="00CF155C">
      <w:pPr>
        <w:pStyle w:val="Firstparagraph"/>
        <w:numPr>
          <w:ilvl w:val="0"/>
          <w:numId w:val="9"/>
        </w:numPr>
      </w:pPr>
      <w:r w:rsidRPr="00AF0BAA">
        <w:t>Strategia  : 2</w:t>
      </w:r>
    </w:p>
    <w:p w14:paraId="47FA0A11" w14:textId="1C7F3F51" w:rsidR="00524322" w:rsidRPr="00AF0BAA" w:rsidRDefault="00524322" w:rsidP="00CF155C">
      <w:pPr>
        <w:pStyle w:val="Firstparagraph"/>
        <w:numPr>
          <w:ilvl w:val="0"/>
          <w:numId w:val="9"/>
        </w:numPr>
      </w:pPr>
      <w:r w:rsidRPr="00AF0BAA">
        <w:t>N (numeri da sommare)  : 1000</w:t>
      </w:r>
    </w:p>
    <w:p w14:paraId="5E611833" w14:textId="77777777" w:rsidR="00524322" w:rsidRPr="00161038" w:rsidRDefault="00524322" w:rsidP="00524322"/>
    <w:p w14:paraId="4DEA3731" w14:textId="77777777" w:rsidR="00524322" w:rsidRPr="00ED0D82" w:rsidRDefault="00524322" w:rsidP="00524322">
      <w:r>
        <w:t xml:space="preserve">Eseguiamo lo stesso file, con </w:t>
      </w:r>
      <w:r w:rsidRPr="000175C6">
        <w:rPr>
          <w:i/>
          <w:iCs/>
        </w:rPr>
        <w:t>qsub,</w:t>
      </w:r>
      <w:r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2D542466" w14:textId="5EBE79CD" w:rsidR="00524322" w:rsidRPr="002E2D28" w:rsidRDefault="00524322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 w:val="20"/>
          <w:szCs w:val="20"/>
          <w:lang w:val="en-US"/>
        </w:rPr>
      </w:pP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usr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lib64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openmpi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color w:val="800080"/>
          <w:sz w:val="20"/>
          <w:szCs w:val="20"/>
          <w:lang w:val="en-US"/>
        </w:rPr>
        <w:t>1.4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sz w:val="20"/>
          <w:szCs w:val="20"/>
          <w:lang w:val="en-US"/>
        </w:rPr>
        <w:t>gcc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>bin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 xml:space="preserve">mpiexec 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sz w:val="20"/>
          <w:szCs w:val="20"/>
          <w:lang w:val="en-US"/>
        </w:rPr>
        <w:t xml:space="preserve">machinefile $PBS_NODEFILE 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sz w:val="20"/>
          <w:szCs w:val="20"/>
          <w:lang w:val="en-US"/>
        </w:rPr>
        <w:t xml:space="preserve">n </w:t>
      </w:r>
      <w:r w:rsidRPr="002E2D28">
        <w:rPr>
          <w:color w:val="0000DD"/>
          <w:sz w:val="20"/>
          <w:szCs w:val="20"/>
          <w:lang w:val="en-US"/>
        </w:rPr>
        <w:t>5</w:t>
      </w:r>
      <w:r w:rsidRPr="002E2D28">
        <w:rPr>
          <w:sz w:val="20"/>
          <w:szCs w:val="20"/>
          <w:lang w:val="en-US"/>
        </w:rPr>
        <w:t xml:space="preserve"> </w:t>
      </w:r>
      <w:r w:rsidRPr="00ED0D82">
        <w:rPr>
          <w:sz w:val="20"/>
          <w:szCs w:val="20"/>
          <w:lang w:val="en-US"/>
        </w:rPr>
        <w:t>$PBS_O_WORKDIR</w:t>
      </w:r>
      <w:r w:rsidRPr="00ED0D82">
        <w:rPr>
          <w:color w:val="339933"/>
          <w:sz w:val="20"/>
          <w:szCs w:val="20"/>
          <w:lang w:val="en-US"/>
        </w:rPr>
        <w:t>/</w:t>
      </w:r>
      <w:r w:rsidRPr="00ED0D82">
        <w:rPr>
          <w:sz w:val="20"/>
          <w:szCs w:val="20"/>
          <w:lang w:val="en-US"/>
        </w:rPr>
        <w:t xml:space="preserve">out </w:t>
      </w:r>
      <w:r w:rsidRPr="00ED0D82">
        <w:rPr>
          <w:color w:val="339933"/>
          <w:sz w:val="20"/>
          <w:szCs w:val="20"/>
          <w:lang w:val="en-US"/>
        </w:rPr>
        <w:t>-</w:t>
      </w:r>
      <w:r w:rsidRPr="00ED0D82">
        <w:rPr>
          <w:color w:val="0000DD"/>
          <w:sz w:val="20"/>
          <w:szCs w:val="20"/>
          <w:lang w:val="en-US"/>
        </w:rPr>
        <w:t>1</w:t>
      </w:r>
      <w:r w:rsidRPr="00ED0D82">
        <w:rPr>
          <w:sz w:val="20"/>
          <w:szCs w:val="20"/>
          <w:lang w:val="en-US"/>
        </w:rPr>
        <w:t xml:space="preserve"> </w:t>
      </w:r>
      <w:r w:rsidRPr="002E2D28">
        <w:rPr>
          <w:color w:val="0000DD"/>
          <w:sz w:val="20"/>
          <w:szCs w:val="20"/>
          <w:lang w:val="en-US"/>
        </w:rPr>
        <w:t>2</w:t>
      </w:r>
      <w:r w:rsidRPr="00ED0D82">
        <w:rPr>
          <w:sz w:val="20"/>
          <w:szCs w:val="20"/>
          <w:lang w:val="en-US"/>
        </w:rPr>
        <w:t xml:space="preserve">  </w:t>
      </w:r>
      <w:r w:rsidRPr="002E2D28">
        <w:rPr>
          <w:color w:val="0000DD"/>
          <w:sz w:val="20"/>
          <w:szCs w:val="20"/>
          <w:lang w:val="en-US"/>
        </w:rPr>
        <w:t>1000</w:t>
      </w:r>
    </w:p>
    <w:p w14:paraId="10052F7B" w14:textId="474C6C14" w:rsidR="00524322" w:rsidRPr="00ED0D82" w:rsidRDefault="00524322" w:rsidP="00524322">
      <w:r>
        <w:t xml:space="preserve">L’output prodotto in tal caso sarà:                         </w:t>
      </w:r>
    </w:p>
    <w:p w14:paraId="1844DACF" w14:textId="77777777" w:rsidR="00A71755" w:rsidRPr="00ED0D82" w:rsidRDefault="00A71755" w:rsidP="00C637AB"/>
    <w:p w14:paraId="0619C1DE" w14:textId="77777777" w:rsidR="00F36427" w:rsidRDefault="00C637AB" w:rsidP="00F36427">
      <w:pPr>
        <w:keepNext/>
      </w:pPr>
      <w:r>
        <w:t xml:space="preserve">                                 </w:t>
      </w:r>
      <w:r>
        <w:rPr>
          <w:noProof/>
        </w:rPr>
        <w:drawing>
          <wp:inline distT="0" distB="0" distL="0" distR="0" wp14:anchorId="1E4B5443" wp14:editId="4AEC5E96">
            <wp:extent cx="2352518" cy="874542"/>
            <wp:effectExtent l="0" t="0" r="0" b="1905"/>
            <wp:docPr id="166135528" name="Immagine 16613552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528" name="Immagine 14" descr="Immagine che contiene testo, Carattere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0039" cy="8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F779" w14:textId="347D9E28" w:rsidR="00A71755" w:rsidRPr="00ED0D82" w:rsidRDefault="00F36427" w:rsidP="00F36427">
      <w:pPr>
        <w:pStyle w:val="Didascalia"/>
        <w:jc w:val="center"/>
      </w:pPr>
      <w:r w:rsidRPr="00F05165">
        <w:t xml:space="preserve">Figura </w:t>
      </w:r>
      <w:r>
        <w:fldChar w:fldCharType="begin"/>
      </w:r>
      <w:r w:rsidRPr="00F05165"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  <w:r w:rsidRPr="00F05165">
        <w:t xml:space="preserve"> - Output esempio 4</w:t>
      </w:r>
    </w:p>
    <w:p w14:paraId="03AFE72E" w14:textId="0E577F1B" w:rsidR="00A71755" w:rsidRPr="00ED0D82" w:rsidRDefault="00A71755" w:rsidP="00A71755"/>
    <w:p w14:paraId="51BC8D46" w14:textId="61BCF5B4" w:rsidR="00AD2961" w:rsidRDefault="00C637AB" w:rsidP="00C637AB">
      <w:r>
        <w:t xml:space="preserve">Questo è un caso in cui viene in input indicata la seconda strategia dall’utente ma evidentemente tutti gli </w:t>
      </w:r>
      <w:r w:rsidR="00AD2961">
        <w:t>i processori sono già occupati e il sistema applica automaticamente la prima stategia per garantire che il programma possa essere eseguito senza interruzioni dovute alla mancanza di risorse.</w:t>
      </w:r>
    </w:p>
    <w:p w14:paraId="30B368FC" w14:textId="77777777" w:rsidR="00A71755" w:rsidRPr="00ED0D82" w:rsidRDefault="00A71755" w:rsidP="00AD2961"/>
    <w:p w14:paraId="4873F5BB" w14:textId="7B63776F" w:rsidR="00A356F8" w:rsidRPr="00573BFE" w:rsidRDefault="00A356F8" w:rsidP="00DB0120">
      <w:pPr>
        <w:pStyle w:val="Titolo3"/>
        <w:numPr>
          <w:ilvl w:val="2"/>
          <w:numId w:val="23"/>
        </w:numPr>
        <w:rPr>
          <w:b w:val="0"/>
          <w:sz w:val="28"/>
          <w:szCs w:val="28"/>
        </w:rPr>
      </w:pPr>
      <w:bookmarkStart w:id="77" w:name="_Toc147783481"/>
      <w:bookmarkStart w:id="78" w:name="_Toc147834341"/>
      <w:r w:rsidRPr="00573BFE">
        <w:rPr>
          <w:b w:val="0"/>
          <w:sz w:val="28"/>
          <w:szCs w:val="28"/>
        </w:rPr>
        <w:t>Esempi 5</w:t>
      </w:r>
      <w:bookmarkEnd w:id="77"/>
      <w:bookmarkEnd w:id="78"/>
    </w:p>
    <w:p w14:paraId="2B686076" w14:textId="77777777" w:rsidR="00AF0BAA" w:rsidRDefault="00AF0BAA" w:rsidP="00AF0BAA">
      <w:r>
        <w:t>Altro esempi, in cui usiamo :</w:t>
      </w:r>
    </w:p>
    <w:p w14:paraId="5E494C02" w14:textId="77777777" w:rsidR="00AF0BAA" w:rsidRDefault="00AF0BAA" w:rsidP="00AF0BAA"/>
    <w:p w14:paraId="3CF5CAF5" w14:textId="77777777" w:rsidR="00AF0BAA" w:rsidRDefault="00AF0BAA" w:rsidP="00CF155C">
      <w:pPr>
        <w:pStyle w:val="Firstparagraph"/>
        <w:numPr>
          <w:ilvl w:val="0"/>
          <w:numId w:val="9"/>
        </w:numPr>
      </w:pPr>
      <w:r>
        <w:t>Processori : 5</w:t>
      </w:r>
    </w:p>
    <w:p w14:paraId="3C77F7DD" w14:textId="77777777" w:rsidR="00AF0BAA" w:rsidRDefault="00AF0BAA" w:rsidP="00CF155C">
      <w:pPr>
        <w:pStyle w:val="Firstparagraph"/>
        <w:numPr>
          <w:ilvl w:val="0"/>
          <w:numId w:val="9"/>
        </w:numPr>
      </w:pPr>
      <w:r w:rsidRPr="00AF0BAA">
        <w:t>Id : -1</w:t>
      </w:r>
    </w:p>
    <w:p w14:paraId="616CB179" w14:textId="1727030B" w:rsidR="00AF0BAA" w:rsidRDefault="00AF0BAA" w:rsidP="00CF155C">
      <w:pPr>
        <w:pStyle w:val="Firstparagraph"/>
        <w:numPr>
          <w:ilvl w:val="0"/>
          <w:numId w:val="9"/>
        </w:numPr>
      </w:pPr>
      <w:r w:rsidRPr="00AF0BAA">
        <w:t xml:space="preserve">Strategia  : </w:t>
      </w:r>
      <w:r w:rsidR="00A67CFB">
        <w:t>3</w:t>
      </w:r>
    </w:p>
    <w:p w14:paraId="21E16725" w14:textId="49DF128F" w:rsidR="00AF0BAA" w:rsidRPr="00AF0BAA" w:rsidRDefault="00AF0BAA" w:rsidP="00CF155C">
      <w:pPr>
        <w:pStyle w:val="Firstparagraph"/>
        <w:numPr>
          <w:ilvl w:val="0"/>
          <w:numId w:val="9"/>
        </w:numPr>
      </w:pPr>
      <w:r w:rsidRPr="00AF0BAA">
        <w:t xml:space="preserve">N (numeri da sommare)  : </w:t>
      </w:r>
      <w:r w:rsidR="00A67CFB">
        <w:t>3</w:t>
      </w:r>
      <w:r w:rsidRPr="00AF0BAA">
        <w:t>000</w:t>
      </w:r>
    </w:p>
    <w:p w14:paraId="5F3EB767" w14:textId="77777777" w:rsidR="00AF0BAA" w:rsidRPr="00161038" w:rsidRDefault="00AF0BAA" w:rsidP="00AF0BAA"/>
    <w:p w14:paraId="040ED6C5" w14:textId="77777777" w:rsidR="00AF0BAA" w:rsidRPr="00ED0D82" w:rsidRDefault="00AF0BAA" w:rsidP="00AF0BAA">
      <w:r>
        <w:t xml:space="preserve">Eseguiamo lo stesso file, con </w:t>
      </w:r>
      <w:r w:rsidRPr="000175C6">
        <w:rPr>
          <w:i/>
          <w:iCs/>
        </w:rPr>
        <w:t>qsub,</w:t>
      </w:r>
      <w:r>
        <w:rPr>
          <w:i/>
          <w:iCs/>
        </w:rPr>
        <w:t xml:space="preserve"> </w:t>
      </w:r>
      <w:r>
        <w:t xml:space="preserve"> con estensione pbs solo modifichiamo l’ultima riga del codice con:</w:t>
      </w:r>
    </w:p>
    <w:p w14:paraId="4851E9B4" w14:textId="6352EB0D" w:rsidR="00AF0BAA" w:rsidRPr="002E2D28" w:rsidRDefault="00AF0BAA" w:rsidP="00706BF2">
      <w:pPr>
        <w:numPr>
          <w:ilvl w:val="0"/>
          <w:numId w:val="7"/>
        </w:numPr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88" w:lineRule="atLeast"/>
        <w:jc w:val="center"/>
        <w:textAlignment w:val="top"/>
        <w:rPr>
          <w:szCs w:val="21"/>
          <w:lang w:val="en-US"/>
        </w:rPr>
      </w:pP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usr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lib64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openmpi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color w:val="800080"/>
          <w:szCs w:val="21"/>
          <w:lang w:val="en-US"/>
        </w:rPr>
        <w:t>1.4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>gcc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>bin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mpiexec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machinefile $PBS_NODEFILE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szCs w:val="21"/>
          <w:lang w:val="en-US"/>
        </w:rPr>
        <w:t xml:space="preserve">n </w:t>
      </w:r>
      <w:r w:rsidRPr="002E2D28">
        <w:rPr>
          <w:color w:val="0000DD"/>
          <w:szCs w:val="21"/>
          <w:lang w:val="en-US"/>
        </w:rPr>
        <w:t>5</w:t>
      </w:r>
      <w:r w:rsidRPr="002E2D28">
        <w:rPr>
          <w:szCs w:val="21"/>
          <w:lang w:val="en-US"/>
        </w:rPr>
        <w:t xml:space="preserve"> </w:t>
      </w:r>
      <w:r w:rsidRPr="00ED0D82">
        <w:rPr>
          <w:szCs w:val="21"/>
          <w:lang w:val="en-US"/>
        </w:rPr>
        <w:t>$PBS_O_WORKDIR</w:t>
      </w:r>
      <w:r w:rsidRPr="00ED0D82">
        <w:rPr>
          <w:color w:val="339933"/>
          <w:szCs w:val="21"/>
          <w:lang w:val="en-US"/>
        </w:rPr>
        <w:t>/</w:t>
      </w:r>
      <w:r w:rsidRPr="00ED0D82">
        <w:rPr>
          <w:szCs w:val="21"/>
          <w:lang w:val="en-US"/>
        </w:rPr>
        <w:t xml:space="preserve">out </w:t>
      </w:r>
      <w:r w:rsidRPr="00ED0D82">
        <w:rPr>
          <w:color w:val="339933"/>
          <w:szCs w:val="21"/>
          <w:lang w:val="en-US"/>
        </w:rPr>
        <w:t>-</w:t>
      </w:r>
      <w:r w:rsidRPr="00ED0D82">
        <w:rPr>
          <w:color w:val="0000DD"/>
          <w:szCs w:val="21"/>
          <w:lang w:val="en-US"/>
        </w:rPr>
        <w:t>1</w:t>
      </w:r>
      <w:r w:rsidRPr="00ED0D82">
        <w:rPr>
          <w:szCs w:val="21"/>
          <w:lang w:val="en-US"/>
        </w:rPr>
        <w:t xml:space="preserve"> </w:t>
      </w:r>
      <w:r w:rsidR="00A67CFB" w:rsidRPr="002E2D28">
        <w:rPr>
          <w:color w:val="0000DD"/>
          <w:szCs w:val="21"/>
          <w:lang w:val="en-US"/>
        </w:rPr>
        <w:t>3</w:t>
      </w:r>
      <w:r w:rsidRPr="00ED0D82">
        <w:rPr>
          <w:szCs w:val="21"/>
          <w:lang w:val="en-US"/>
        </w:rPr>
        <w:t xml:space="preserve">  </w:t>
      </w:r>
      <w:r w:rsidR="00A67CFB" w:rsidRPr="002E2D28">
        <w:rPr>
          <w:color w:val="0000DD"/>
          <w:szCs w:val="21"/>
          <w:lang w:val="en-US"/>
        </w:rPr>
        <w:t>3</w:t>
      </w:r>
      <w:r w:rsidRPr="002E2D28">
        <w:rPr>
          <w:color w:val="0000DD"/>
          <w:szCs w:val="21"/>
          <w:lang w:val="en-US"/>
        </w:rPr>
        <w:t>000</w:t>
      </w:r>
    </w:p>
    <w:p w14:paraId="6B16ED5D" w14:textId="0C126333" w:rsidR="002E2D28" w:rsidRDefault="00AF0BAA" w:rsidP="00AF0BAA">
      <w:r>
        <w:t xml:space="preserve">L’output prodotto in tal caso sarà:  </w:t>
      </w:r>
    </w:p>
    <w:p w14:paraId="73B0981D" w14:textId="77777777" w:rsidR="00A356F8" w:rsidRDefault="00A356F8" w:rsidP="00AF0BAA"/>
    <w:p w14:paraId="40DA2720" w14:textId="77777777" w:rsidR="00F36427" w:rsidRDefault="00E200A8" w:rsidP="00F36427">
      <w:pPr>
        <w:keepNext/>
      </w:pPr>
      <w:r>
        <w:lastRenderedPageBreak/>
        <w:t xml:space="preserve">                        </w:t>
      </w:r>
      <w:r w:rsidR="00AF0BAA">
        <w:t xml:space="preserve">                  </w:t>
      </w:r>
      <w:r>
        <w:rPr>
          <w:noProof/>
          <w:color w:val="0000DD"/>
          <w:sz w:val="14"/>
          <w:szCs w:val="14"/>
          <w:lang w:val="en-US"/>
        </w:rPr>
        <w:drawing>
          <wp:inline distT="0" distB="0" distL="0" distR="0" wp14:anchorId="570C182D" wp14:editId="060862C6">
            <wp:extent cx="2286000" cy="889494"/>
            <wp:effectExtent l="0" t="0" r="0" b="0"/>
            <wp:docPr id="132410291" name="Immagine 13241029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0291" name="Immagine 15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2298" cy="8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9B1" w14:textId="3FD6E049" w:rsidR="00AF0BAA" w:rsidRDefault="00F36427" w:rsidP="00F36427">
      <w:pPr>
        <w:pStyle w:val="Didascalia"/>
        <w:jc w:val="center"/>
      </w:pPr>
      <w:r w:rsidRPr="00F05165">
        <w:t xml:space="preserve">Figura </w:t>
      </w:r>
      <w:r>
        <w:fldChar w:fldCharType="begin"/>
      </w:r>
      <w:r w:rsidRPr="00F05165"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 w:rsidRPr="00F05165">
        <w:t xml:space="preserve"> - Output esempio 5</w:t>
      </w:r>
    </w:p>
    <w:p w14:paraId="55310942" w14:textId="77777777" w:rsidR="00F36427" w:rsidRDefault="00F36427" w:rsidP="00AF0BAA"/>
    <w:p w14:paraId="313C9A03" w14:textId="00058EF4" w:rsidR="00D76CE4" w:rsidRDefault="00D76CE4" w:rsidP="00D76CE4">
      <w:r>
        <w:t>Questo è un caso in cui viene in input indicata la terza strategia dall’utente ma evidentemente tutti gli i processori sono già occupati e il sistema applica automaticamente la prima stategia per garantire che il programma possa essere eseguito senza interruzioni dovute alla mancanza di risorse.</w:t>
      </w:r>
    </w:p>
    <w:p w14:paraId="2F001544" w14:textId="77777777" w:rsidR="00D76CE4" w:rsidRDefault="00D76CE4" w:rsidP="00AF0BAA"/>
    <w:p w14:paraId="1858DAC7" w14:textId="77777777" w:rsidR="00E200A8" w:rsidRPr="00ED0D82" w:rsidRDefault="00E200A8" w:rsidP="00AF0BAA"/>
    <w:p w14:paraId="53953F18" w14:textId="77777777" w:rsidR="00AD2961" w:rsidRDefault="00AD2961" w:rsidP="00AD2961"/>
    <w:p w14:paraId="314905AA" w14:textId="77777777" w:rsidR="00AD2961" w:rsidRPr="00AD2961" w:rsidRDefault="00AD2961" w:rsidP="00AD2961"/>
    <w:p w14:paraId="31197320" w14:textId="77777777" w:rsidR="00A71755" w:rsidRPr="00ED0D82" w:rsidRDefault="00A71755" w:rsidP="00A71755"/>
    <w:p w14:paraId="7D198C6E" w14:textId="77777777" w:rsidR="00714B13" w:rsidRPr="00ED0D82" w:rsidRDefault="00714B13" w:rsidP="00A71755"/>
    <w:p w14:paraId="5C490FB3" w14:textId="74ABA785" w:rsidR="00714B13" w:rsidRPr="00ED0D82" w:rsidRDefault="00714B13" w:rsidP="00A71755"/>
    <w:p w14:paraId="57F43233" w14:textId="77777777" w:rsidR="00714B13" w:rsidRPr="00ED0D82" w:rsidRDefault="00714B13" w:rsidP="00A71755"/>
    <w:p w14:paraId="3C36150D" w14:textId="77777777" w:rsidR="00714B13" w:rsidRPr="00ED0D82" w:rsidRDefault="00714B13" w:rsidP="00A71755"/>
    <w:p w14:paraId="7318191F" w14:textId="77777777" w:rsidR="00714B13" w:rsidRPr="00ED0D82" w:rsidRDefault="00714B13" w:rsidP="00A71755"/>
    <w:p w14:paraId="519F4726" w14:textId="77777777" w:rsidR="00714B13" w:rsidRPr="00ED0D82" w:rsidRDefault="00714B13" w:rsidP="00A71755"/>
    <w:p w14:paraId="4ABCB474" w14:textId="77777777" w:rsidR="00714B13" w:rsidRPr="00ED0D82" w:rsidRDefault="00714B13" w:rsidP="00A71755"/>
    <w:p w14:paraId="30AE93F2" w14:textId="77777777" w:rsidR="00714B13" w:rsidRPr="00ED0D82" w:rsidRDefault="00714B13" w:rsidP="00A71755"/>
    <w:p w14:paraId="4EC6D5B1" w14:textId="77777777" w:rsidR="00714B13" w:rsidRDefault="00714B13" w:rsidP="00A71755"/>
    <w:p w14:paraId="36B3F141" w14:textId="77777777" w:rsidR="003C2E58" w:rsidRDefault="003C2E58" w:rsidP="00A71755"/>
    <w:p w14:paraId="67C449E1" w14:textId="77777777" w:rsidR="003C2E58" w:rsidRDefault="003C2E58" w:rsidP="00A71755"/>
    <w:p w14:paraId="42A68E9F" w14:textId="77777777" w:rsidR="003C2E58" w:rsidRDefault="003C2E58" w:rsidP="00A71755"/>
    <w:p w14:paraId="6EAB331D" w14:textId="77777777" w:rsidR="002C2EAE" w:rsidRDefault="002C2EAE" w:rsidP="00A71755"/>
    <w:p w14:paraId="59CBE514" w14:textId="77777777" w:rsidR="002C2EAE" w:rsidRDefault="002C2EAE" w:rsidP="00A71755"/>
    <w:p w14:paraId="2F8C4FD5" w14:textId="77777777" w:rsidR="002C2EAE" w:rsidRDefault="002C2EAE" w:rsidP="00A71755"/>
    <w:p w14:paraId="2755B5E5" w14:textId="77777777" w:rsidR="003C2E58" w:rsidRDefault="003C2E58" w:rsidP="00A71755"/>
    <w:p w14:paraId="2C0F2827" w14:textId="77777777" w:rsidR="003C2E58" w:rsidRDefault="003C2E58" w:rsidP="00A71755"/>
    <w:p w14:paraId="56E339B5" w14:textId="77777777" w:rsidR="003C2E58" w:rsidRDefault="003C2E58" w:rsidP="00A71755"/>
    <w:p w14:paraId="6C435F0A" w14:textId="77777777" w:rsidR="003C2E58" w:rsidRDefault="003C2E58" w:rsidP="00A71755"/>
    <w:p w14:paraId="30F84FAB" w14:textId="77777777" w:rsidR="003C2E58" w:rsidRDefault="003C2E58" w:rsidP="00A71755"/>
    <w:p w14:paraId="639034DE" w14:textId="77777777" w:rsidR="003C2E58" w:rsidRDefault="003C2E58" w:rsidP="00A71755"/>
    <w:p w14:paraId="42D17CFF" w14:textId="77777777" w:rsidR="003C2E58" w:rsidRDefault="003C2E58" w:rsidP="00A71755"/>
    <w:p w14:paraId="31D35FDC" w14:textId="77777777" w:rsidR="003C2E58" w:rsidRDefault="003C2E58" w:rsidP="00A71755"/>
    <w:p w14:paraId="5A0CA8E2" w14:textId="77777777" w:rsidR="00714B13" w:rsidRPr="00ED0D82" w:rsidRDefault="00714B13" w:rsidP="00126285"/>
    <w:p w14:paraId="030F7C88" w14:textId="20A56728" w:rsidR="00A71755" w:rsidRPr="00B63646" w:rsidRDefault="00A71755" w:rsidP="00DB0120">
      <w:pPr>
        <w:pStyle w:val="Titolo1"/>
        <w:numPr>
          <w:ilvl w:val="0"/>
          <w:numId w:val="23"/>
        </w:numPr>
        <w:rPr>
          <w:b w:val="0"/>
          <w:sz w:val="40"/>
          <w:szCs w:val="40"/>
        </w:rPr>
      </w:pPr>
      <w:bookmarkStart w:id="79" w:name="_Toc147783482"/>
      <w:bookmarkStart w:id="80" w:name="_Toc147834342"/>
      <w:r w:rsidRPr="00B63646">
        <w:rPr>
          <w:b w:val="0"/>
          <w:sz w:val="40"/>
          <w:szCs w:val="40"/>
        </w:rPr>
        <w:lastRenderedPageBreak/>
        <w:t>Analisi delle performance</w:t>
      </w:r>
      <w:bookmarkEnd w:id="79"/>
      <w:bookmarkEnd w:id="80"/>
    </w:p>
    <w:p w14:paraId="7602CA9C" w14:textId="77777777" w:rsidR="00F32CB1" w:rsidRDefault="001834FD" w:rsidP="000A30CF">
      <w:pPr>
        <w:pStyle w:val="Firstparagraph"/>
        <w:rPr>
          <w:color w:val="000000"/>
          <w:lang w:eastAsia="sv-SE"/>
        </w:rPr>
      </w:pPr>
      <w:r>
        <w:t xml:space="preserve">In questo capitolo andremo a </w:t>
      </w:r>
      <w:r>
        <w:rPr>
          <w:color w:val="000000"/>
          <w:lang w:eastAsia="sv-SE"/>
        </w:rPr>
        <w:t>a valutare le prestazioni del nostro</w:t>
      </w:r>
      <w:r w:rsidR="001F6A49">
        <w:rPr>
          <w:color w:val="000000"/>
          <w:lang w:eastAsia="sv-SE"/>
        </w:rPr>
        <w:t xml:space="preserve"> tramite i seguenti parametri : </w:t>
      </w:r>
      <w:r w:rsidR="00397B00">
        <w:rPr>
          <w:color w:val="000000"/>
          <w:lang w:eastAsia="sv-SE"/>
        </w:rPr>
        <w:t xml:space="preserve">tempo d’esecuzione (T(p)), </w:t>
      </w:r>
      <w:r>
        <w:rPr>
          <w:color w:val="000000"/>
          <w:lang w:eastAsia="sv-SE"/>
        </w:rPr>
        <w:t>speed-up</w:t>
      </w:r>
      <w:r w:rsidR="00397B00">
        <w:rPr>
          <w:color w:val="000000"/>
          <w:lang w:eastAsia="sv-SE"/>
        </w:rPr>
        <w:t xml:space="preserve"> (E(p)) e</w:t>
      </w:r>
      <w:r>
        <w:rPr>
          <w:color w:val="000000"/>
          <w:lang w:eastAsia="sv-SE"/>
        </w:rPr>
        <w:t>d efficienza</w:t>
      </w:r>
      <w:r w:rsidR="00397B00">
        <w:rPr>
          <w:color w:val="000000"/>
          <w:lang w:eastAsia="sv-SE"/>
        </w:rPr>
        <w:t xml:space="preserve"> (E(p))</w:t>
      </w:r>
      <w:r w:rsidR="002B064B">
        <w:rPr>
          <w:color w:val="000000"/>
          <w:lang w:eastAsia="sv-SE"/>
        </w:rPr>
        <w:t>.</w:t>
      </w:r>
    </w:p>
    <w:p w14:paraId="1A7DE105" w14:textId="77777777" w:rsidR="00A6026C" w:rsidRDefault="00A6026C" w:rsidP="000A30CF">
      <w:pPr>
        <w:pStyle w:val="Firstparagraph"/>
        <w:rPr>
          <w:color w:val="000000"/>
          <w:lang w:eastAsia="sv-SE"/>
        </w:rPr>
      </w:pPr>
    </w:p>
    <w:p w14:paraId="38E8C026" w14:textId="123E950B" w:rsidR="00F32CB1" w:rsidRDefault="00A6026C" w:rsidP="000A30CF">
      <w:pPr>
        <w:pStyle w:val="Firstparagraph"/>
        <w:rPr>
          <w:color w:val="000000"/>
          <w:lang w:eastAsia="sv-SE"/>
        </w:rPr>
      </w:pPr>
      <w:r>
        <w:rPr>
          <w:color w:val="000000"/>
          <w:lang w:eastAsia="sv-SE"/>
        </w:rPr>
        <w:t>È importante sottolineare che questi sono parametri utilizzati per valutare un software parallelo.</w:t>
      </w:r>
      <w:r w:rsidR="002B064B">
        <w:rPr>
          <w:color w:val="000000"/>
          <w:lang w:eastAsia="sv-SE"/>
        </w:rPr>
        <w:t xml:space="preserve"> </w:t>
      </w:r>
    </w:p>
    <w:p w14:paraId="6B8C7D9D" w14:textId="77777777" w:rsidR="000A30CF" w:rsidRPr="006C1D28" w:rsidRDefault="000A30CF" w:rsidP="00DB0120">
      <w:pPr>
        <w:pStyle w:val="Titolo2"/>
        <w:numPr>
          <w:ilvl w:val="1"/>
          <w:numId w:val="23"/>
        </w:numPr>
        <w:rPr>
          <w:b w:val="0"/>
        </w:rPr>
      </w:pPr>
      <w:bookmarkStart w:id="81" w:name="_Toc147758912"/>
      <w:bookmarkStart w:id="82" w:name="_Toc147783483"/>
      <w:bookmarkStart w:id="83" w:name="_Toc147834343"/>
      <w:r w:rsidRPr="006C1D28">
        <w:rPr>
          <w:b w:val="0"/>
        </w:rPr>
        <w:t>Tempo di esecuzione utilizzando un numero p&gt;1 processori</w:t>
      </w:r>
      <w:bookmarkEnd w:id="81"/>
      <w:bookmarkEnd w:id="82"/>
      <w:bookmarkEnd w:id="83"/>
    </w:p>
    <w:p w14:paraId="13C510DD" w14:textId="08C16314" w:rsidR="00E3610B" w:rsidRPr="004D4B33" w:rsidRDefault="00E3610B" w:rsidP="00E3610B">
      <w:pPr>
        <w:autoSpaceDE w:val="0"/>
        <w:autoSpaceDN w:val="0"/>
        <w:adjustRightInd w:val="0"/>
        <w:spacing w:after="30" w:line="360" w:lineRule="auto"/>
        <w:rPr>
          <w:i/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Sia :</w:t>
      </w:r>
      <w:r w:rsidRPr="006A5614">
        <w:rPr>
          <w:i/>
          <w:color w:val="000000"/>
          <w:szCs w:val="21"/>
          <w:lang w:eastAsia="sv-SE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  <w:szCs w:val="21"/>
              <w:lang w:eastAsia="sv-SE"/>
            </w:rPr>
            <m:t>T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1"/>
                  <w:lang w:eastAsia="sv-SE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1"/>
                  <w:lang w:eastAsia="sv-SE"/>
                </w:rPr>
                <m:t>P</m:t>
              </m:r>
            </m:e>
          </m:d>
          <m:r>
            <w:rPr>
              <w:rFonts w:ascii="Cambria Math" w:hAnsi="Cambria Math"/>
              <w:color w:val="000000"/>
              <w:szCs w:val="21"/>
              <w:lang w:eastAsia="sv-SE"/>
            </w:rPr>
            <m:t>:N-→N</m:t>
          </m:r>
        </m:oMath>
      </m:oMathPara>
    </w:p>
    <w:p w14:paraId="5AF9B37D" w14:textId="1C55D215" w:rsidR="00E3610B" w:rsidRPr="006A5614" w:rsidRDefault="00E3610B" w:rsidP="00E3610B">
      <w:pPr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 xml:space="preserve">una funzione che, dato in ingresso la dimensione dell’input n </w:t>
      </w:r>
      <w:r w:rsidRPr="006A5614">
        <w:rPr>
          <w:rFonts w:ascii="Cambria Math" w:hAnsi="Cambria Math" w:cs="Cambria Math"/>
          <w:color w:val="000000"/>
          <w:szCs w:val="21"/>
          <w:lang w:eastAsia="sv-SE"/>
        </w:rPr>
        <w:t>∈</w:t>
      </w:r>
      <w:r w:rsidRPr="006A5614">
        <w:rPr>
          <w:color w:val="000000"/>
          <w:szCs w:val="21"/>
          <w:lang w:eastAsia="sv-SE"/>
        </w:rPr>
        <w:t xml:space="preserve"> N, fornisca il tempo di esecuzione (passi temporali) di un algoritmo in ambiente parallelo dotato di p processori. </w:t>
      </w:r>
    </w:p>
    <w:p w14:paraId="3867A83D" w14:textId="77777777" w:rsidR="00E3610B" w:rsidRPr="006A5614" w:rsidRDefault="00E3610B" w:rsidP="00E3610B">
      <w:pPr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</w:p>
    <w:p w14:paraId="7BAE003A" w14:textId="77777777" w:rsidR="00E3610B" w:rsidRPr="006A5614" w:rsidRDefault="00E3610B" w:rsidP="00E3610B">
      <w:pPr>
        <w:autoSpaceDE w:val="0"/>
        <w:autoSpaceDN w:val="0"/>
        <w:adjustRightInd w:val="0"/>
        <w:spacing w:after="30" w:line="168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Dunque, si ha che:</w:t>
      </w:r>
    </w:p>
    <w:p w14:paraId="5E17A742" w14:textId="77777777" w:rsidR="00E3610B" w:rsidRPr="006A5614" w:rsidRDefault="00E3610B" w:rsidP="00E3610B">
      <w:pPr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</w:p>
    <w:p w14:paraId="450E0A6A" w14:textId="77777777" w:rsidR="00E3610B" w:rsidRPr="006A5614" w:rsidRDefault="00E3610B" w:rsidP="00E3610B">
      <w:pPr>
        <w:pStyle w:val="Paragrafoelenco"/>
        <w:numPr>
          <w:ilvl w:val="0"/>
          <w:numId w:val="30"/>
        </w:num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T(1): tempo di esecuzione utilizzando un solo processore (equivalente</w:t>
      </w:r>
    </w:p>
    <w:p w14:paraId="64E6E2BB" w14:textId="30E2C1DF" w:rsidR="00E3610B" w:rsidRPr="006A5614" w:rsidRDefault="00E3610B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ind w:left="359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al tempo di esecuzione dell’algoritmo sequenziale);</w:t>
      </w:r>
    </w:p>
    <w:p w14:paraId="3DA18BF7" w14:textId="77777777" w:rsidR="00E3610B" w:rsidRPr="006A5614" w:rsidRDefault="00E3610B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ind w:left="359"/>
        <w:rPr>
          <w:color w:val="000000"/>
          <w:szCs w:val="21"/>
          <w:lang w:eastAsia="sv-SE"/>
        </w:rPr>
      </w:pPr>
    </w:p>
    <w:p w14:paraId="556B195F" w14:textId="77777777" w:rsidR="00E3610B" w:rsidRPr="006A5614" w:rsidRDefault="00E3610B" w:rsidP="00E3610B">
      <w:pPr>
        <w:pStyle w:val="Paragrafoelenco"/>
        <w:numPr>
          <w:ilvl w:val="0"/>
          <w:numId w:val="30"/>
        </w:num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 xml:space="preserve">T(2): tempo di esecuzione utilizzando 2 processori; </w:t>
      </w:r>
    </w:p>
    <w:p w14:paraId="45D769CD" w14:textId="77777777" w:rsidR="00E3610B" w:rsidRPr="006A5614" w:rsidRDefault="00E3610B" w:rsidP="00E3610B">
      <w:pPr>
        <w:pStyle w:val="Paragrafoelenco"/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ind w:left="719"/>
        <w:rPr>
          <w:color w:val="000000"/>
          <w:szCs w:val="21"/>
          <w:lang w:eastAsia="sv-SE"/>
        </w:rPr>
      </w:pPr>
    </w:p>
    <w:p w14:paraId="77F13A5E" w14:textId="033D67B5" w:rsidR="00E3610B" w:rsidRPr="006A5614" w:rsidRDefault="00E3610B" w:rsidP="00E3610B">
      <w:pPr>
        <w:pStyle w:val="Paragrafoelenco"/>
        <w:numPr>
          <w:ilvl w:val="0"/>
          <w:numId w:val="30"/>
        </w:num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 xml:space="preserve">T(p): tempo di esecuzione utilizzando p processori. </w:t>
      </w:r>
    </w:p>
    <w:p w14:paraId="7B641D28" w14:textId="77777777" w:rsidR="00E3610B" w:rsidRPr="006A5614" w:rsidRDefault="00E3610B" w:rsidP="00E3610B">
      <w:pPr>
        <w:pStyle w:val="Paragrafoelenco"/>
        <w:rPr>
          <w:color w:val="000000"/>
          <w:szCs w:val="21"/>
          <w:lang w:eastAsia="sv-SE"/>
        </w:rPr>
      </w:pPr>
    </w:p>
    <w:p w14:paraId="0B97E885" w14:textId="77777777" w:rsidR="00413821" w:rsidRPr="006A5614" w:rsidRDefault="00413821" w:rsidP="00413821">
      <w:pPr>
        <w:pStyle w:val="Firstparagraph"/>
        <w:rPr>
          <w:szCs w:val="21"/>
          <w:vertAlign w:val="subscript"/>
        </w:rPr>
      </w:pPr>
      <w:r w:rsidRPr="006A5614">
        <w:rPr>
          <w:szCs w:val="21"/>
        </w:rPr>
        <w:t xml:space="preserve">Generalmente, notiamo che, indicheremo tale parametro con il simbolo </w:t>
      </w:r>
      <w:r w:rsidRPr="006A5614">
        <w:rPr>
          <w:b/>
          <w:szCs w:val="21"/>
        </w:rPr>
        <w:t>T</w:t>
      </w:r>
      <w:r w:rsidRPr="006A5614">
        <w:rPr>
          <w:b/>
          <w:szCs w:val="21"/>
          <w:vertAlign w:val="subscript"/>
        </w:rPr>
        <w:t>p</w:t>
      </w:r>
      <w:r w:rsidRPr="006A5614">
        <w:rPr>
          <w:szCs w:val="21"/>
          <w:vertAlign w:val="subscript"/>
        </w:rPr>
        <w:t xml:space="preserve">. </w:t>
      </w:r>
    </w:p>
    <w:p w14:paraId="219927C8" w14:textId="77777777" w:rsidR="00413821" w:rsidRPr="006A5614" w:rsidRDefault="00413821" w:rsidP="00E3610B">
      <w:pPr>
        <w:pStyle w:val="Paragrafoelenco"/>
        <w:rPr>
          <w:color w:val="000000"/>
          <w:szCs w:val="21"/>
          <w:lang w:eastAsia="sv-SE"/>
        </w:rPr>
      </w:pPr>
    </w:p>
    <w:p w14:paraId="372C3AFB" w14:textId="71B0FEAE" w:rsidR="00413821" w:rsidRPr="006A5614" w:rsidRDefault="00413821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  <w:r w:rsidRPr="006A5614">
        <w:rPr>
          <w:color w:val="000000"/>
          <w:szCs w:val="21"/>
          <w:lang w:eastAsia="sv-SE"/>
        </w:rPr>
        <w:t>Inoltre la formula relativa a tal parametro varia se si considera la prima, la seconda o la terza strategia, infatti :</w:t>
      </w:r>
    </w:p>
    <w:p w14:paraId="357316B5" w14:textId="77777777" w:rsidR="006A5614" w:rsidRPr="006A5614" w:rsidRDefault="006A5614" w:rsidP="00E3610B">
      <w:pPr>
        <w:tabs>
          <w:tab w:val="left" w:pos="240"/>
          <w:tab w:val="left" w:pos="501"/>
        </w:tabs>
        <w:autoSpaceDE w:val="0"/>
        <w:autoSpaceDN w:val="0"/>
        <w:adjustRightInd w:val="0"/>
        <w:spacing w:after="30" w:line="360" w:lineRule="auto"/>
        <w:rPr>
          <w:color w:val="000000"/>
          <w:szCs w:val="21"/>
          <w:lang w:eastAsia="sv-SE"/>
        </w:rPr>
      </w:pPr>
    </w:p>
    <w:p w14:paraId="489BB23A" w14:textId="77777777" w:rsidR="006A5614" w:rsidRDefault="006A5614" w:rsidP="006A5614">
      <w:pPr>
        <w:rPr>
          <w:szCs w:val="21"/>
        </w:rPr>
      </w:pPr>
      <w:r w:rsidRPr="008B1C0E">
        <w:rPr>
          <w:b/>
          <w:bCs/>
          <w:szCs w:val="21"/>
        </w:rPr>
        <w:t>Strategia 1</w:t>
      </w:r>
      <w:r w:rsidRPr="006A5614">
        <w:rPr>
          <w:szCs w:val="21"/>
        </w:rPr>
        <w:t>:</w:t>
      </w:r>
    </w:p>
    <w:p w14:paraId="400C5EA0" w14:textId="77777777" w:rsidR="008B1C0E" w:rsidRPr="006A5614" w:rsidRDefault="008B1C0E" w:rsidP="006A5614">
      <w:pPr>
        <w:rPr>
          <w:szCs w:val="21"/>
        </w:rPr>
      </w:pPr>
    </w:p>
    <w:p w14:paraId="1811319E" w14:textId="77777777" w:rsidR="006A5614" w:rsidRDefault="006A5614" w:rsidP="006A5614">
      <w:pPr>
        <w:pStyle w:val="Paragrafoelenco"/>
        <w:numPr>
          <w:ilvl w:val="0"/>
          <w:numId w:val="26"/>
        </w:numPr>
        <w:spacing w:after="160" w:line="259" w:lineRule="auto"/>
        <w:rPr>
          <w:szCs w:val="21"/>
        </w:rPr>
      </w:pPr>
      <w:r w:rsidRPr="006A5614">
        <w:rPr>
          <w:szCs w:val="21"/>
        </w:rPr>
        <w:t>T(p) = (n/p + p – 2) Tcalc</w:t>
      </w:r>
    </w:p>
    <w:p w14:paraId="7DB01FEC" w14:textId="77777777" w:rsidR="006A5614" w:rsidRDefault="006A5614" w:rsidP="006A5614">
      <w:pPr>
        <w:spacing w:after="160" w:line="259" w:lineRule="auto"/>
        <w:rPr>
          <w:szCs w:val="21"/>
        </w:rPr>
      </w:pPr>
    </w:p>
    <w:p w14:paraId="7CB9B218" w14:textId="77777777" w:rsidR="008B1C0E" w:rsidRDefault="008B1C0E" w:rsidP="006A5614">
      <w:pPr>
        <w:spacing w:after="160" w:line="259" w:lineRule="auto"/>
        <w:rPr>
          <w:szCs w:val="21"/>
        </w:rPr>
      </w:pPr>
    </w:p>
    <w:p w14:paraId="67577398" w14:textId="77777777" w:rsidR="00A978C7" w:rsidRDefault="00A978C7" w:rsidP="00A978C7">
      <w:r w:rsidRPr="008B1C0E">
        <w:rPr>
          <w:b/>
          <w:bCs/>
        </w:rPr>
        <w:t>Strategia 2</w:t>
      </w:r>
      <w:r>
        <w:t>:</w:t>
      </w:r>
    </w:p>
    <w:p w14:paraId="00E99C3C" w14:textId="77777777" w:rsidR="008B1C0E" w:rsidRDefault="008B1C0E" w:rsidP="00A978C7"/>
    <w:p w14:paraId="20FA70C0" w14:textId="77777777" w:rsidR="00A978C7" w:rsidRPr="007F7563" w:rsidRDefault="00A978C7" w:rsidP="00A978C7">
      <w:pPr>
        <w:pStyle w:val="Paragrafoelenco"/>
        <w:numPr>
          <w:ilvl w:val="0"/>
          <w:numId w:val="31"/>
        </w:numPr>
        <w:spacing w:after="160" w:line="259" w:lineRule="auto"/>
        <w:rPr>
          <w:lang w:val="en-US"/>
        </w:rPr>
      </w:pPr>
      <w:r w:rsidRPr="007F7563">
        <w:rPr>
          <w:lang w:val="en-US"/>
        </w:rPr>
        <w:t>T(p) = (n/p – 1 + log2(p)) Tcalc</w:t>
      </w:r>
    </w:p>
    <w:p w14:paraId="3BDB7F73" w14:textId="77777777" w:rsidR="008B1C0E" w:rsidRPr="007F7563" w:rsidRDefault="008B1C0E" w:rsidP="008B1C0E">
      <w:pPr>
        <w:pStyle w:val="Paragrafoelenco"/>
        <w:spacing w:after="160" w:line="259" w:lineRule="auto"/>
        <w:ind w:left="927"/>
        <w:rPr>
          <w:lang w:val="en-US"/>
        </w:rPr>
      </w:pPr>
    </w:p>
    <w:p w14:paraId="328C25AE" w14:textId="77777777" w:rsidR="008B1C0E" w:rsidRDefault="008B1C0E" w:rsidP="008B1C0E">
      <w:r w:rsidRPr="008B1C0E">
        <w:rPr>
          <w:b/>
          <w:bCs/>
        </w:rPr>
        <w:t>Strategia 3</w:t>
      </w:r>
      <w:r>
        <w:t>:</w:t>
      </w:r>
    </w:p>
    <w:p w14:paraId="7912B7A6" w14:textId="77777777" w:rsidR="008B1C0E" w:rsidRDefault="008B1C0E" w:rsidP="008B1C0E"/>
    <w:p w14:paraId="2461BF9D" w14:textId="06240EC1" w:rsidR="00BC1165" w:rsidRPr="007F7563" w:rsidRDefault="008B1C0E" w:rsidP="008B1C0E">
      <w:pPr>
        <w:pStyle w:val="Paragrafoelenco"/>
        <w:numPr>
          <w:ilvl w:val="0"/>
          <w:numId w:val="31"/>
        </w:numPr>
        <w:spacing w:after="160" w:line="259" w:lineRule="auto"/>
        <w:rPr>
          <w:lang w:val="en-US"/>
        </w:rPr>
      </w:pPr>
      <w:r w:rsidRPr="007F7563">
        <w:rPr>
          <w:lang w:val="en-US"/>
        </w:rPr>
        <w:t>T(p) = (n/p – 1 + log2(p)) Tcalc</w:t>
      </w:r>
    </w:p>
    <w:p w14:paraId="2141489E" w14:textId="77777777" w:rsidR="008B1C0E" w:rsidRPr="007F7563" w:rsidRDefault="008B1C0E" w:rsidP="008B1C0E">
      <w:pPr>
        <w:pStyle w:val="Paragrafoelenco"/>
        <w:spacing w:after="160" w:line="259" w:lineRule="auto"/>
        <w:ind w:left="927"/>
        <w:rPr>
          <w:lang w:val="en-US"/>
        </w:rPr>
      </w:pPr>
    </w:p>
    <w:p w14:paraId="4DE85DC2" w14:textId="77777777" w:rsidR="000A30CF" w:rsidRPr="00573BFE" w:rsidRDefault="000A30CF" w:rsidP="00DB0120">
      <w:pPr>
        <w:pStyle w:val="Titolo2"/>
        <w:numPr>
          <w:ilvl w:val="1"/>
          <w:numId w:val="23"/>
        </w:numPr>
        <w:rPr>
          <w:b w:val="0"/>
          <w:sz w:val="28"/>
        </w:rPr>
      </w:pPr>
      <w:bookmarkStart w:id="84" w:name="_Toc147758913"/>
      <w:bookmarkStart w:id="85" w:name="_Toc147783484"/>
      <w:bookmarkStart w:id="86" w:name="_Toc147834344"/>
      <w:r w:rsidRPr="00573BFE">
        <w:rPr>
          <w:b w:val="0"/>
          <w:sz w:val="28"/>
        </w:rPr>
        <w:t>Speed – Up</w:t>
      </w:r>
      <w:bookmarkEnd w:id="84"/>
      <w:bookmarkEnd w:id="85"/>
      <w:bookmarkEnd w:id="86"/>
    </w:p>
    <w:p w14:paraId="6661AFFE" w14:textId="77777777" w:rsidR="000A30CF" w:rsidRPr="00336202" w:rsidRDefault="000A30CF" w:rsidP="000A30CF">
      <w:pPr>
        <w:pStyle w:val="Firstparagraph"/>
      </w:pPr>
      <w:r>
        <w:t>Lo Speed-UP indica la</w:t>
      </w:r>
      <w:r w:rsidRPr="00336202">
        <w:t xml:space="preserve"> riduzione del tempo di esecuzione rispetto all’utilizzo di un solo processore,</w:t>
      </w:r>
      <w:r>
        <w:t xml:space="preserve"> </w:t>
      </w:r>
      <w:r w:rsidRPr="00336202">
        <w:t xml:space="preserve">utilizzando invece </w:t>
      </w:r>
      <w:r w:rsidRPr="00172EFC">
        <w:rPr>
          <w:b/>
          <w:i/>
        </w:rPr>
        <w:t>p</w:t>
      </w:r>
      <w:r w:rsidRPr="00336202">
        <w:t xml:space="preserve"> processori.</w:t>
      </w:r>
    </w:p>
    <w:p w14:paraId="4CA99F48" w14:textId="77777777" w:rsidR="000A30CF" w:rsidRDefault="000A30CF" w:rsidP="000A30CF">
      <w:pPr>
        <w:pStyle w:val="Firstparagraph"/>
      </w:pPr>
    </w:p>
    <w:p w14:paraId="2250583D" w14:textId="77777777" w:rsidR="000A30CF" w:rsidRDefault="000A30CF" w:rsidP="000A30CF">
      <w:pPr>
        <w:pStyle w:val="Firstparagraph"/>
      </w:pPr>
    </w:p>
    <w:p w14:paraId="7F55CFC8" w14:textId="77777777" w:rsidR="000A30CF" w:rsidRDefault="000A30CF" w:rsidP="000A30CF">
      <w:pPr>
        <w:pStyle w:val="Firstparagraph"/>
      </w:pPr>
      <w:r w:rsidRPr="00336202">
        <w:t>In simboli</w:t>
      </w:r>
      <w:r>
        <w:t>:</w:t>
      </w:r>
    </w:p>
    <w:p w14:paraId="1A1131A1" w14:textId="2D9A4048" w:rsidR="000A30CF" w:rsidRPr="00236560" w:rsidRDefault="002E4957" w:rsidP="00236560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236560">
        <w:t xml:space="preserve">    con   </w:t>
      </w:r>
      <m:oMath>
        <m:r>
          <w:rPr>
            <w:rFonts w:ascii="Cambria Math" w:hAnsi="Cambria Math"/>
          </w:rPr>
          <m:t>T1 =(n-1)T_calc</m:t>
        </m:r>
      </m:oMath>
    </w:p>
    <w:p w14:paraId="69C06064" w14:textId="77777777" w:rsidR="00172AE8" w:rsidRPr="00336202" w:rsidRDefault="00172AE8" w:rsidP="000A30CF"/>
    <w:p w14:paraId="20A9BEA3" w14:textId="77777777" w:rsidR="000A30CF" w:rsidRPr="00336202" w:rsidRDefault="000A30CF" w:rsidP="000A30CF">
      <w:pPr>
        <w:pStyle w:val="Firstparagraph"/>
      </w:pPr>
      <w:r w:rsidRPr="00336202">
        <w:t>Il valore dello speed</w:t>
      </w:r>
      <w:r>
        <w:t>-</w:t>
      </w:r>
      <w:r w:rsidRPr="00336202">
        <w:t>up ideale dovrebbe essere pari al numero p dei processori,</w:t>
      </w:r>
    </w:p>
    <w:p w14:paraId="2B034231" w14:textId="77777777" w:rsidR="000A30CF" w:rsidRDefault="000A30CF" w:rsidP="000A30CF">
      <w:pPr>
        <w:pStyle w:val="Firstparagraph"/>
      </w:pPr>
      <w:r w:rsidRPr="00336202">
        <w:t xml:space="preserve">perciò l’algoritmo parallelo risulta migliore quanto più </w:t>
      </w:r>
      <w:r w:rsidRPr="00172EFC">
        <w:rPr>
          <w:b/>
          <w:i/>
        </w:rPr>
        <w:t>S</w:t>
      </w:r>
      <w:r w:rsidRPr="00172EFC">
        <w:rPr>
          <w:b/>
          <w:i/>
          <w:sz w:val="27"/>
          <w:szCs w:val="36"/>
          <w:vertAlign w:val="subscript"/>
        </w:rPr>
        <w:t>p</w:t>
      </w:r>
      <w:r w:rsidRPr="00336202">
        <w:t xml:space="preserve"> è prossimo a </w:t>
      </w:r>
      <w:r w:rsidRPr="00172EFC">
        <w:rPr>
          <w:b/>
          <w:i/>
        </w:rPr>
        <w:t>p</w:t>
      </w:r>
      <w:r w:rsidRPr="00336202">
        <w:t>.</w:t>
      </w:r>
    </w:p>
    <w:p w14:paraId="4A5A222E" w14:textId="77777777" w:rsidR="00172AE8" w:rsidRDefault="00172AE8" w:rsidP="00172AE8"/>
    <w:p w14:paraId="2CA24564" w14:textId="6EB4F71A" w:rsidR="00172AE8" w:rsidRPr="00172AE8" w:rsidRDefault="00172AE8" w:rsidP="00172AE8">
      <w:r>
        <w:t>Ciò vale</w:t>
      </w:r>
      <w:r w:rsidR="00C412B6">
        <w:t xml:space="preserve"> </w:t>
      </w:r>
      <w:r w:rsidR="00211122">
        <w:t>per la p</w:t>
      </w:r>
      <w:r w:rsidR="00C412B6">
        <w:t>rima</w:t>
      </w:r>
      <w:r w:rsidR="00211122">
        <w:t>, seconda e terza strategia.</w:t>
      </w:r>
    </w:p>
    <w:p w14:paraId="370F1683" w14:textId="77777777" w:rsidR="000A30CF" w:rsidRPr="00573BFE" w:rsidRDefault="000A30CF" w:rsidP="00DB0120">
      <w:pPr>
        <w:pStyle w:val="Titolo2"/>
        <w:numPr>
          <w:ilvl w:val="1"/>
          <w:numId w:val="23"/>
        </w:numPr>
        <w:rPr>
          <w:b w:val="0"/>
          <w:sz w:val="28"/>
        </w:rPr>
      </w:pPr>
      <w:bookmarkStart w:id="87" w:name="_Toc147758914"/>
      <w:bookmarkStart w:id="88" w:name="_Toc147783485"/>
      <w:bookmarkStart w:id="89" w:name="_Toc147834345"/>
      <w:r w:rsidRPr="00573BFE">
        <w:rPr>
          <w:b w:val="0"/>
          <w:sz w:val="28"/>
        </w:rPr>
        <w:t>Efficienza</w:t>
      </w:r>
      <w:bookmarkEnd w:id="87"/>
      <w:bookmarkEnd w:id="88"/>
      <w:bookmarkEnd w:id="89"/>
    </w:p>
    <w:p w14:paraId="58DF68B8" w14:textId="77777777" w:rsidR="000A30CF" w:rsidRPr="00172EFC" w:rsidRDefault="000A30CF" w:rsidP="000A30CF">
      <w:pPr>
        <w:pStyle w:val="Firstparagraph"/>
      </w:pPr>
      <w:r w:rsidRPr="00172EFC">
        <w:t>Calcolare solo lo speed-up spesso non basta per effettuare una valutazione</w:t>
      </w:r>
    </w:p>
    <w:p w14:paraId="0DC13F7A" w14:textId="77777777" w:rsidR="000A30CF" w:rsidRPr="00172EFC" w:rsidRDefault="000A30CF" w:rsidP="000A30CF">
      <w:pPr>
        <w:pStyle w:val="Firstparagraph"/>
      </w:pPr>
      <w:r w:rsidRPr="00172EFC">
        <w:t>corretta, poiché occorre “rapportare lo speed-up al numero di processori”, e</w:t>
      </w:r>
    </w:p>
    <w:p w14:paraId="49ACDC9F" w14:textId="77777777" w:rsidR="000A30CF" w:rsidRPr="00172EFC" w:rsidRDefault="000A30CF" w:rsidP="000A30CF">
      <w:pPr>
        <w:pStyle w:val="Firstparagraph"/>
      </w:pPr>
      <w:r w:rsidRPr="00172EFC">
        <w:t>questo può essere effettuato valutando l’efficienza.</w:t>
      </w:r>
    </w:p>
    <w:p w14:paraId="0798AD89" w14:textId="77777777" w:rsidR="000A30CF" w:rsidRPr="00172EFC" w:rsidRDefault="000A30CF" w:rsidP="000A30CF">
      <w:pPr>
        <w:pStyle w:val="Firstparagraph"/>
      </w:pPr>
      <w:r w:rsidRPr="00172EFC">
        <w:t xml:space="preserve">Siano dunque </w:t>
      </w:r>
      <w:r w:rsidRPr="00172EFC">
        <w:rPr>
          <w:b/>
          <w:i/>
        </w:rPr>
        <w:t>p</w:t>
      </w:r>
      <w:r w:rsidRPr="00172EFC">
        <w:t xml:space="preserve"> il numero di processori ed </w:t>
      </w:r>
      <w:r w:rsidRPr="00172EFC">
        <w:rPr>
          <w:b/>
          <w:i/>
        </w:rPr>
        <w:t>S</w:t>
      </w:r>
      <w:r w:rsidRPr="00172EFC">
        <w:rPr>
          <w:b/>
          <w:i/>
          <w:sz w:val="27"/>
          <w:szCs w:val="36"/>
          <w:vertAlign w:val="subscript"/>
        </w:rPr>
        <w:t>p</w:t>
      </w:r>
      <w:r w:rsidRPr="00172EFC">
        <w:rPr>
          <w:b/>
          <w:i/>
        </w:rPr>
        <w:t xml:space="preserve"> </w:t>
      </w:r>
      <w:r w:rsidRPr="00172EFC">
        <w:t>lo speed-up ad esso relativi.</w:t>
      </w:r>
    </w:p>
    <w:p w14:paraId="07461838" w14:textId="77777777" w:rsidR="000A30CF" w:rsidRDefault="000A30CF" w:rsidP="000A30CF">
      <w:pPr>
        <w:pStyle w:val="Firstparagraph"/>
      </w:pPr>
      <w:r w:rsidRPr="00172EFC">
        <w:t>Si definisce efficienza il parametro</w:t>
      </w:r>
      <w:r>
        <w:t>:</w:t>
      </w:r>
    </w:p>
    <w:p w14:paraId="271BDFB5" w14:textId="77777777" w:rsidR="000A30CF" w:rsidRPr="00172EFC" w:rsidRDefault="000A30CF" w:rsidP="000A30CF"/>
    <w:p w14:paraId="7361E18A" w14:textId="77777777" w:rsidR="000A30CF" w:rsidRPr="00172EFC" w:rsidRDefault="002E4957" w:rsidP="000A30C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0D167395" w14:textId="77777777" w:rsidR="000A30CF" w:rsidRPr="00172EFC" w:rsidRDefault="000A30CF" w:rsidP="000A30CF">
      <w:r w:rsidRPr="00172EFC">
        <w:t>Essa fornisce un’indicazione di quanto sia stato usato il parallelismo nel</w:t>
      </w:r>
      <w:r>
        <w:t xml:space="preserve"> </w:t>
      </w:r>
      <w:r w:rsidRPr="00172EFC">
        <w:t>calcolatore.</w:t>
      </w:r>
    </w:p>
    <w:p w14:paraId="315CC5C4" w14:textId="77777777" w:rsidR="000A30CF" w:rsidRDefault="000A30CF" w:rsidP="000A30CF">
      <w:r w:rsidRPr="00172EFC">
        <w:t>Idealmente, dovremmo avere che:</w:t>
      </w:r>
    </w:p>
    <w:p w14:paraId="5D895D96" w14:textId="7F1AC1FF" w:rsidR="008B1C0E" w:rsidRPr="006C1D28" w:rsidRDefault="002E4957" w:rsidP="000A30C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EF612B3" w14:textId="184C78FF" w:rsidR="000A30CF" w:rsidRDefault="000A30CF" w:rsidP="006C1D28">
      <w:r w:rsidRPr="00172EFC">
        <w:t>e quindi l’algoritmo parallelo risulta migliore quanto più Ep è vicina ad 1.</w:t>
      </w:r>
      <w:r w:rsidR="006C1D28">
        <w:t xml:space="preserve"> </w:t>
      </w:r>
      <w:r w:rsidR="00211122">
        <w:t>Ciò vale per la prima, seconda e terza strategia.</w:t>
      </w:r>
    </w:p>
    <w:p w14:paraId="4B9773CD" w14:textId="5F3177B2" w:rsidR="006C1D28" w:rsidRPr="006C1D28" w:rsidRDefault="000A30CF" w:rsidP="006C1D28">
      <w:pPr>
        <w:pStyle w:val="Titolo2"/>
        <w:numPr>
          <w:ilvl w:val="1"/>
          <w:numId w:val="23"/>
        </w:numPr>
        <w:rPr>
          <w:b w:val="0"/>
          <w:sz w:val="30"/>
          <w:szCs w:val="30"/>
        </w:rPr>
      </w:pPr>
      <w:bookmarkStart w:id="90" w:name="_Toc147783486"/>
      <w:bookmarkStart w:id="91" w:name="_Toc147834346"/>
      <w:r w:rsidRPr="00573BFE">
        <w:rPr>
          <w:b w:val="0"/>
          <w:sz w:val="30"/>
          <w:szCs w:val="30"/>
        </w:rPr>
        <w:lastRenderedPageBreak/>
        <w:t>Analisi preliminare dei tempi</w:t>
      </w:r>
      <w:bookmarkEnd w:id="90"/>
      <w:bookmarkEnd w:id="91"/>
    </w:p>
    <w:p w14:paraId="31D438C6" w14:textId="03DE31FD" w:rsidR="008B3206" w:rsidRDefault="006C1D28" w:rsidP="006C1D28">
      <w:pPr>
        <w:pStyle w:val="Titolo3"/>
        <w:numPr>
          <w:ilvl w:val="2"/>
          <w:numId w:val="33"/>
        </w:numPr>
        <w:rPr>
          <w:b w:val="0"/>
          <w:sz w:val="28"/>
          <w:szCs w:val="28"/>
        </w:rPr>
      </w:pPr>
      <w:bookmarkStart w:id="92" w:name="_Toc147834347"/>
      <w:r w:rsidRPr="006C1D28">
        <w:rPr>
          <w:b w:val="0"/>
          <w:sz w:val="28"/>
          <w:szCs w:val="28"/>
        </w:rPr>
        <w:t>Analisi preliminare strategia 1</w:t>
      </w:r>
      <w:bookmarkEnd w:id="92"/>
    </w:p>
    <w:p w14:paraId="1F3B7E30" w14:textId="77777777" w:rsidR="006C1D28" w:rsidRPr="006C1D28" w:rsidRDefault="006C1D28" w:rsidP="006C1D28">
      <w:pPr>
        <w:pStyle w:val="Firstparagraph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435"/>
        <w:gridCol w:w="1506"/>
        <w:gridCol w:w="1481"/>
        <w:gridCol w:w="1508"/>
      </w:tblGrid>
      <w:tr w:rsidR="0018229B" w:rsidRPr="0018229B" w14:paraId="174A1C0B" w14:textId="77777777"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92DD3F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3E8124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ED3851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64708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FBBF2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18229B" w:rsidRPr="0018229B" w14:paraId="1D39369B" w14:textId="77777777">
        <w:tc>
          <w:tcPr>
            <w:tcW w:w="1925" w:type="dxa"/>
            <w:tcBorders>
              <w:top w:val="single" w:sz="12" w:space="0" w:color="auto"/>
            </w:tcBorders>
          </w:tcPr>
          <w:p w14:paraId="11227F68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925" w:type="dxa"/>
            <w:tcBorders>
              <w:top w:val="single" w:sz="12" w:space="0" w:color="auto"/>
            </w:tcBorders>
          </w:tcPr>
          <w:p w14:paraId="737E6F1A" w14:textId="2B837018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54792CBC" w14:textId="228BDB5C" w:rsidR="008B3206" w:rsidRPr="0018229B" w:rsidRDefault="00E952AF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29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47B5FE8A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2BF2D099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</w:tr>
      <w:tr w:rsidR="0018229B" w:rsidRPr="0018229B" w14:paraId="030F8E25" w14:textId="77777777">
        <w:tc>
          <w:tcPr>
            <w:tcW w:w="1925" w:type="dxa"/>
          </w:tcPr>
          <w:p w14:paraId="36F0948D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925" w:type="dxa"/>
          </w:tcPr>
          <w:p w14:paraId="467FC08F" w14:textId="2301EF9C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</w:tcPr>
          <w:p w14:paraId="2E0B17E6" w14:textId="3C09DF15" w:rsidR="008B3206" w:rsidRPr="0018229B" w:rsidRDefault="004A49DF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15</w:t>
            </w:r>
            <w:r w:rsidR="008B3206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7AA0A63F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1,94</w:t>
            </w:r>
          </w:p>
        </w:tc>
        <w:tc>
          <w:tcPr>
            <w:tcW w:w="1926" w:type="dxa"/>
          </w:tcPr>
          <w:p w14:paraId="0016BAF9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0,97</w:t>
            </w:r>
          </w:p>
        </w:tc>
      </w:tr>
      <w:tr w:rsidR="0018229B" w:rsidRPr="0018229B" w14:paraId="5757850C" w14:textId="77777777">
        <w:tc>
          <w:tcPr>
            <w:tcW w:w="1925" w:type="dxa"/>
          </w:tcPr>
          <w:p w14:paraId="06CCD0F3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925" w:type="dxa"/>
          </w:tcPr>
          <w:p w14:paraId="7A78C18D" w14:textId="0E8D5DED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</w:tcPr>
          <w:p w14:paraId="05A62C9D" w14:textId="750164A5" w:rsidR="008B3206" w:rsidRPr="0018229B" w:rsidRDefault="00791F0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9</w:t>
            </w:r>
            <w:r w:rsidR="009E45C2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,5</w:t>
            </w:r>
            <w:r w:rsidR="008B3206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530A43FF" w14:textId="5025A8C3" w:rsidR="008B3206" w:rsidRPr="0018229B" w:rsidRDefault="00911BF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3,05</w:t>
            </w:r>
          </w:p>
        </w:tc>
        <w:tc>
          <w:tcPr>
            <w:tcW w:w="1926" w:type="dxa"/>
          </w:tcPr>
          <w:p w14:paraId="4BDF79FC" w14:textId="69118E29" w:rsidR="008B3206" w:rsidRPr="0018229B" w:rsidRDefault="00911BF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0,76</w:t>
            </w:r>
          </w:p>
        </w:tc>
      </w:tr>
      <w:tr w:rsidR="0018229B" w:rsidRPr="0018229B" w14:paraId="3755084B" w14:textId="77777777">
        <w:tc>
          <w:tcPr>
            <w:tcW w:w="1925" w:type="dxa"/>
          </w:tcPr>
          <w:p w14:paraId="539808A8" w14:textId="77777777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925" w:type="dxa"/>
          </w:tcPr>
          <w:p w14:paraId="0A90F312" w14:textId="52D6894C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</w:t>
            </w:r>
            <w:r w:rsidR="00F466FA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0</w:t>
            </w:r>
          </w:p>
        </w:tc>
        <w:tc>
          <w:tcPr>
            <w:tcW w:w="1926" w:type="dxa"/>
          </w:tcPr>
          <w:p w14:paraId="75C9AB70" w14:textId="5F464FAF" w:rsidR="008B3206" w:rsidRPr="0018229B" w:rsidRDefault="004E589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     </w:t>
            </w:r>
            <w:r w:rsidR="00CD3D05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9,75</w:t>
            </w:r>
            <w:r w:rsidR="008B3206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8B3206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54C2E6D7" w14:textId="11FDA76B" w:rsidR="008B3206" w:rsidRPr="0018229B" w:rsidRDefault="0064675B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2,97</w:t>
            </w:r>
          </w:p>
        </w:tc>
        <w:tc>
          <w:tcPr>
            <w:tcW w:w="1926" w:type="dxa"/>
          </w:tcPr>
          <w:p w14:paraId="541EA962" w14:textId="3D7DFBF4" w:rsidR="008B3206" w:rsidRPr="0018229B" w:rsidRDefault="008B32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0,3</w:t>
            </w:r>
            <w:r w:rsidR="00BC3C73" w:rsidRPr="0018229B">
              <w:rPr>
                <w:rFonts w:ascii="Times New Roman" w:hAnsi="Times New Roman" w:cs="Times New Roman"/>
                <w:sz w:val="18"/>
                <w:szCs w:val="18"/>
              </w:rPr>
              <w:t>71</w:t>
            </w:r>
          </w:p>
        </w:tc>
      </w:tr>
    </w:tbl>
    <w:p w14:paraId="1ADE083E" w14:textId="77777777" w:rsidR="00BC055D" w:rsidRPr="00CB33B6" w:rsidRDefault="00BC055D" w:rsidP="00D25E06">
      <w:pPr>
        <w:jc w:val="center"/>
        <w:rPr>
          <w:sz w:val="18"/>
          <w:szCs w:val="18"/>
        </w:rPr>
      </w:pPr>
    </w:p>
    <w:p w14:paraId="60C7FA25" w14:textId="77777777" w:rsidR="00BC055D" w:rsidRPr="00CB33B6" w:rsidRDefault="00BC055D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05"/>
        <w:gridCol w:w="1663"/>
        <w:gridCol w:w="1496"/>
        <w:gridCol w:w="1432"/>
        <w:gridCol w:w="1444"/>
      </w:tblGrid>
      <w:tr w:rsidR="00BC055D" w:rsidRPr="00CB33B6" w14:paraId="4AF1BFA9" w14:textId="77777777" w:rsidTr="00CC768F">
        <w:tc>
          <w:tcPr>
            <w:tcW w:w="13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EEF249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D1CA77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50F8F2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4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B1ADB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4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F20D36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BC055D" w:rsidRPr="00CB33B6" w14:paraId="20EB9347" w14:textId="77777777">
        <w:tc>
          <w:tcPr>
            <w:tcW w:w="1305" w:type="dxa"/>
            <w:tcBorders>
              <w:top w:val="single" w:sz="12" w:space="0" w:color="auto"/>
            </w:tcBorders>
          </w:tcPr>
          <w:p w14:paraId="37529794" w14:textId="77777777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63" w:type="dxa"/>
            <w:tcBorders>
              <w:top w:val="single" w:sz="12" w:space="0" w:color="auto"/>
            </w:tcBorders>
            <w:vAlign w:val="center"/>
          </w:tcPr>
          <w:p w14:paraId="768DD2CB" w14:textId="37478514" w:rsidR="00BC055D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tcBorders>
              <w:top w:val="single" w:sz="12" w:space="0" w:color="auto"/>
            </w:tcBorders>
            <w:vAlign w:val="center"/>
          </w:tcPr>
          <w:p w14:paraId="39DCA145" w14:textId="12FEBE70" w:rsidR="00BC055D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799999</w:t>
            </w:r>
            <w:r w:rsidR="00BC055D" w:rsidRPr="00CB33B6">
              <w:rPr>
                <w:rFonts w:cs="CMU Serif Roman"/>
                <w:color w:val="000000"/>
                <w:sz w:val="18"/>
                <w:szCs w:val="18"/>
              </w:rPr>
              <w:t xml:space="preserve"> </w:t>
            </w:r>
            <w:r w:rsidR="00BC055D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432" w:type="dxa"/>
            <w:tcBorders>
              <w:top w:val="single" w:sz="12" w:space="0" w:color="auto"/>
            </w:tcBorders>
            <w:vAlign w:val="center"/>
          </w:tcPr>
          <w:p w14:paraId="6023A0B7" w14:textId="3106295F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44" w:type="dxa"/>
            <w:tcBorders>
              <w:top w:val="single" w:sz="12" w:space="0" w:color="auto"/>
            </w:tcBorders>
            <w:vAlign w:val="center"/>
          </w:tcPr>
          <w:p w14:paraId="51D985B7" w14:textId="1B41F282" w:rsidR="00BC055D" w:rsidRPr="00CB33B6" w:rsidRDefault="00BC055D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0B53BC" w:rsidRPr="00CB33B6" w14:paraId="4D00E6EA" w14:textId="77777777">
        <w:tc>
          <w:tcPr>
            <w:tcW w:w="1305" w:type="dxa"/>
          </w:tcPr>
          <w:p w14:paraId="087DBD73" w14:textId="77777777" w:rsidR="000B53BC" w:rsidRPr="00CB33B6" w:rsidRDefault="000B53B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63" w:type="dxa"/>
            <w:vAlign w:val="center"/>
          </w:tcPr>
          <w:p w14:paraId="5AD99029" w14:textId="60E9C563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vAlign w:val="center"/>
          </w:tcPr>
          <w:p w14:paraId="677C5540" w14:textId="14AB0939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400000</w:t>
            </w:r>
            <w:r w:rsidR="000B53BC" w:rsidRPr="00CB33B6">
              <w:rPr>
                <w:rFonts w:cs="CMU Serif Roman"/>
                <w:color w:val="000000"/>
                <w:sz w:val="18"/>
                <w:szCs w:val="18"/>
              </w:rPr>
              <w:t xml:space="preserve"> </w:t>
            </w:r>
            <w:r w:rsidR="000B53B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432" w:type="dxa"/>
            <w:vAlign w:val="center"/>
          </w:tcPr>
          <w:p w14:paraId="27DF68B8" w14:textId="6FAB6654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1,9999975</w:t>
            </w:r>
          </w:p>
        </w:tc>
        <w:tc>
          <w:tcPr>
            <w:tcW w:w="1444" w:type="dxa"/>
            <w:vAlign w:val="center"/>
          </w:tcPr>
          <w:p w14:paraId="40C126F9" w14:textId="120073F0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0,99999875</w:t>
            </w:r>
          </w:p>
        </w:tc>
      </w:tr>
      <w:tr w:rsidR="000B53BC" w:rsidRPr="00CB33B6" w14:paraId="7F56E3D4" w14:textId="77777777">
        <w:tc>
          <w:tcPr>
            <w:tcW w:w="1305" w:type="dxa"/>
          </w:tcPr>
          <w:p w14:paraId="36A76B49" w14:textId="77777777" w:rsidR="000B53BC" w:rsidRPr="00CB33B6" w:rsidRDefault="000B53B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63" w:type="dxa"/>
            <w:vAlign w:val="center"/>
          </w:tcPr>
          <w:p w14:paraId="4FCBA5E9" w14:textId="7B0EE462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vAlign w:val="center"/>
          </w:tcPr>
          <w:p w14:paraId="52A8C60B" w14:textId="5363CBEA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200002</w:t>
            </w:r>
            <w:r w:rsidR="000B53BC" w:rsidRPr="00CB33B6">
              <w:rPr>
                <w:rFonts w:cs="CMU Serif Roman"/>
                <w:color w:val="000000"/>
                <w:sz w:val="18"/>
                <w:szCs w:val="18"/>
              </w:rPr>
              <w:t xml:space="preserve"> </w:t>
            </w:r>
            <w:r w:rsidR="000B53B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432" w:type="dxa"/>
            <w:vAlign w:val="center"/>
          </w:tcPr>
          <w:p w14:paraId="2FC26B24" w14:textId="24B089E3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3,999955</w:t>
            </w:r>
          </w:p>
        </w:tc>
        <w:tc>
          <w:tcPr>
            <w:tcW w:w="1444" w:type="dxa"/>
            <w:vAlign w:val="center"/>
          </w:tcPr>
          <w:p w14:paraId="50950112" w14:textId="4966A96F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0,99998875</w:t>
            </w:r>
          </w:p>
        </w:tc>
      </w:tr>
      <w:tr w:rsidR="000B53BC" w:rsidRPr="00CB33B6" w14:paraId="3054174A" w14:textId="77777777">
        <w:tc>
          <w:tcPr>
            <w:tcW w:w="1305" w:type="dxa"/>
          </w:tcPr>
          <w:p w14:paraId="436F497B" w14:textId="77777777" w:rsidR="000B53BC" w:rsidRPr="00CB33B6" w:rsidRDefault="000B53B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63" w:type="dxa"/>
            <w:vAlign w:val="center"/>
          </w:tcPr>
          <w:p w14:paraId="1F62CB21" w14:textId="5671925F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96" w:type="dxa"/>
            <w:vAlign w:val="center"/>
          </w:tcPr>
          <w:p w14:paraId="2C17637E" w14:textId="32FB0D6F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100006</w:t>
            </w:r>
            <w:r w:rsidR="000B53B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432" w:type="dxa"/>
            <w:vAlign w:val="center"/>
          </w:tcPr>
          <w:p w14:paraId="18509C96" w14:textId="59AAD801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7,99951003</w:t>
            </w:r>
          </w:p>
        </w:tc>
        <w:tc>
          <w:tcPr>
            <w:tcW w:w="1444" w:type="dxa"/>
            <w:vAlign w:val="center"/>
          </w:tcPr>
          <w:p w14:paraId="6793E8BA" w14:textId="0D2437AB" w:rsidR="000B53BC" w:rsidRPr="00CB33B6" w:rsidRDefault="000D56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0,99993875</w:t>
            </w:r>
          </w:p>
        </w:tc>
      </w:tr>
    </w:tbl>
    <w:p w14:paraId="02CFE274" w14:textId="77777777" w:rsidR="003A649C" w:rsidRPr="00CB33B6" w:rsidRDefault="003A649C" w:rsidP="00D25E06">
      <w:pPr>
        <w:jc w:val="center"/>
        <w:rPr>
          <w:sz w:val="18"/>
          <w:szCs w:val="18"/>
        </w:rPr>
      </w:pPr>
    </w:p>
    <w:p w14:paraId="4FDD9343" w14:textId="77777777" w:rsidR="003A649C" w:rsidRPr="00CB33B6" w:rsidRDefault="003A649C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95"/>
        <w:gridCol w:w="1603"/>
        <w:gridCol w:w="1842"/>
        <w:gridCol w:w="1150"/>
        <w:gridCol w:w="1550"/>
      </w:tblGrid>
      <w:tr w:rsidR="003A649C" w:rsidRPr="00CB33B6" w14:paraId="4D15F2F0" w14:textId="77777777" w:rsidTr="00335DA5">
        <w:tc>
          <w:tcPr>
            <w:tcW w:w="12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674DA8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1AD11D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53063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E1132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D66CBA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A649C" w:rsidRPr="00CB33B6" w14:paraId="59F5569D" w14:textId="77777777" w:rsidTr="00335DA5">
        <w:tc>
          <w:tcPr>
            <w:tcW w:w="1204" w:type="dxa"/>
            <w:tcBorders>
              <w:top w:val="single" w:sz="12" w:space="0" w:color="auto"/>
            </w:tcBorders>
          </w:tcPr>
          <w:p w14:paraId="5E15B315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08" w:type="dxa"/>
            <w:tcBorders>
              <w:top w:val="single" w:sz="12" w:space="0" w:color="auto"/>
            </w:tcBorders>
            <w:vAlign w:val="center"/>
          </w:tcPr>
          <w:p w14:paraId="01841AED" w14:textId="3692DE9C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tcBorders>
              <w:top w:val="single" w:sz="12" w:space="0" w:color="auto"/>
            </w:tcBorders>
            <w:vAlign w:val="center"/>
          </w:tcPr>
          <w:p w14:paraId="4409B7F6" w14:textId="6C876D6A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79999999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tcBorders>
              <w:top w:val="single" w:sz="12" w:space="0" w:color="auto"/>
            </w:tcBorders>
            <w:vAlign w:val="center"/>
          </w:tcPr>
          <w:p w14:paraId="43E3253F" w14:textId="3EFF452C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7C18AEC3" w14:textId="3B15EDB0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A649C" w:rsidRPr="00CB33B6" w14:paraId="5FB460DF" w14:textId="77777777" w:rsidTr="00335DA5">
        <w:tc>
          <w:tcPr>
            <w:tcW w:w="1204" w:type="dxa"/>
          </w:tcPr>
          <w:p w14:paraId="3408B4E7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08" w:type="dxa"/>
            <w:vAlign w:val="center"/>
          </w:tcPr>
          <w:p w14:paraId="4D10E306" w14:textId="40585C0E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vAlign w:val="center"/>
          </w:tcPr>
          <w:p w14:paraId="1BE2469B" w14:textId="5DAE0426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40000000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vAlign w:val="center"/>
          </w:tcPr>
          <w:p w14:paraId="52BB7196" w14:textId="33F83AC7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1,99999998</w:t>
            </w:r>
          </w:p>
        </w:tc>
        <w:tc>
          <w:tcPr>
            <w:tcW w:w="1554" w:type="dxa"/>
            <w:vAlign w:val="center"/>
          </w:tcPr>
          <w:p w14:paraId="7C017A0E" w14:textId="255375B7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0,99999999</w:t>
            </w:r>
          </w:p>
        </w:tc>
      </w:tr>
      <w:tr w:rsidR="003A649C" w:rsidRPr="00CB33B6" w14:paraId="7CCB4D00" w14:textId="77777777" w:rsidTr="00335DA5">
        <w:tc>
          <w:tcPr>
            <w:tcW w:w="1204" w:type="dxa"/>
          </w:tcPr>
          <w:p w14:paraId="25F53988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08" w:type="dxa"/>
            <w:vAlign w:val="center"/>
          </w:tcPr>
          <w:p w14:paraId="4BACED2C" w14:textId="0E85A860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vAlign w:val="center"/>
          </w:tcPr>
          <w:p w14:paraId="441397DC" w14:textId="35B3F7A1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20000002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vAlign w:val="center"/>
          </w:tcPr>
          <w:p w14:paraId="3EB5BBD2" w14:textId="6E2C7298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3,99999955</w:t>
            </w:r>
          </w:p>
        </w:tc>
        <w:tc>
          <w:tcPr>
            <w:tcW w:w="1554" w:type="dxa"/>
            <w:vAlign w:val="center"/>
          </w:tcPr>
          <w:p w14:paraId="5CF34C84" w14:textId="25E98BA8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0,99999989</w:t>
            </w:r>
          </w:p>
        </w:tc>
      </w:tr>
      <w:tr w:rsidR="003A649C" w:rsidRPr="00CB33B6" w14:paraId="7C6D37CA" w14:textId="77777777" w:rsidTr="00335DA5">
        <w:tc>
          <w:tcPr>
            <w:tcW w:w="1204" w:type="dxa"/>
          </w:tcPr>
          <w:p w14:paraId="1E55EC2B" w14:textId="77777777" w:rsidR="003A649C" w:rsidRPr="00CB33B6" w:rsidRDefault="003A649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08" w:type="dxa"/>
            <w:vAlign w:val="center"/>
          </w:tcPr>
          <w:p w14:paraId="6151E823" w14:textId="64763CA4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1851" w:type="dxa"/>
            <w:vAlign w:val="center"/>
          </w:tcPr>
          <w:p w14:paraId="1E43819A" w14:textId="30CD8831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10000006</w:t>
            </w:r>
            <w:r w:rsidR="003A649C" w:rsidRPr="00CB33B6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 xml:space="preserve"> Tcalc</w:t>
            </w:r>
          </w:p>
        </w:tc>
        <w:tc>
          <w:tcPr>
            <w:tcW w:w="1123" w:type="dxa"/>
            <w:vAlign w:val="center"/>
          </w:tcPr>
          <w:p w14:paraId="1ECFA03A" w14:textId="721F91AC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7,9999951</w:t>
            </w:r>
          </w:p>
        </w:tc>
        <w:tc>
          <w:tcPr>
            <w:tcW w:w="1554" w:type="dxa"/>
            <w:vAlign w:val="center"/>
          </w:tcPr>
          <w:p w14:paraId="1E429C27" w14:textId="4EBC7809" w:rsidR="003A649C" w:rsidRPr="00CB33B6" w:rsidRDefault="00AE1D24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B33B6">
              <w:rPr>
                <w:rFonts w:cs="CMU Serif Roman"/>
                <w:color w:val="000000"/>
                <w:sz w:val="18"/>
                <w:szCs w:val="18"/>
              </w:rPr>
              <w:t>0,99999939</w:t>
            </w:r>
          </w:p>
        </w:tc>
      </w:tr>
    </w:tbl>
    <w:p w14:paraId="0502465C" w14:textId="77777777" w:rsidR="003A649C" w:rsidRPr="00CB33B6" w:rsidRDefault="003A649C" w:rsidP="003A649C">
      <w:pPr>
        <w:rPr>
          <w:sz w:val="18"/>
          <w:szCs w:val="18"/>
        </w:rPr>
      </w:pPr>
    </w:p>
    <w:p w14:paraId="53140478" w14:textId="3398D16E" w:rsidR="006C1D28" w:rsidRPr="006C1D28" w:rsidRDefault="006C1D28" w:rsidP="006C1D28">
      <w:pPr>
        <w:pStyle w:val="Titolo3"/>
        <w:numPr>
          <w:ilvl w:val="2"/>
          <w:numId w:val="33"/>
        </w:numPr>
        <w:rPr>
          <w:b w:val="0"/>
          <w:sz w:val="28"/>
          <w:szCs w:val="28"/>
        </w:rPr>
      </w:pPr>
      <w:bookmarkStart w:id="93" w:name="_Toc147834348"/>
      <w:r w:rsidRPr="006C1D28">
        <w:rPr>
          <w:b w:val="0"/>
          <w:sz w:val="28"/>
          <w:szCs w:val="28"/>
        </w:rPr>
        <w:t xml:space="preserve">Analisi preliminare strategia </w:t>
      </w:r>
      <w:r>
        <w:rPr>
          <w:b w:val="0"/>
          <w:sz w:val="28"/>
          <w:szCs w:val="28"/>
        </w:rPr>
        <w:t>2 e 3</w:t>
      </w:r>
      <w:bookmarkEnd w:id="93"/>
    </w:p>
    <w:p w14:paraId="5AA0E440" w14:textId="70EC799A" w:rsidR="00275102" w:rsidRPr="00314AF4" w:rsidRDefault="00275102" w:rsidP="00314AF4">
      <w:r w:rsidRPr="00275102">
        <w:t>Vengono considerate entrambe le strategie in quanto le formule sono le stesse.</w:t>
      </w:r>
    </w:p>
    <w:p w14:paraId="475ABE31" w14:textId="77777777" w:rsidR="00D25E06" w:rsidRPr="002959D8" w:rsidRDefault="00D25E06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03"/>
        <w:gridCol w:w="1429"/>
        <w:gridCol w:w="1501"/>
        <w:gridCol w:w="1475"/>
        <w:gridCol w:w="1532"/>
      </w:tblGrid>
      <w:tr w:rsidR="00275102" w:rsidRPr="0018229B" w14:paraId="74323B02" w14:textId="77777777"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142EA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50F8C7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4C81A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5D772C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B191C6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275102" w:rsidRPr="0018229B" w14:paraId="0D3D9E7A" w14:textId="77777777">
        <w:tc>
          <w:tcPr>
            <w:tcW w:w="1925" w:type="dxa"/>
            <w:tcBorders>
              <w:top w:val="single" w:sz="12" w:space="0" w:color="auto"/>
            </w:tcBorders>
          </w:tcPr>
          <w:p w14:paraId="460EB303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925" w:type="dxa"/>
            <w:tcBorders>
              <w:top w:val="single" w:sz="12" w:space="0" w:color="auto"/>
            </w:tcBorders>
          </w:tcPr>
          <w:p w14:paraId="3CF65A86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51FB97C0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29 Tcalc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3BF98F1F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  <w:tc>
          <w:tcPr>
            <w:tcW w:w="1926" w:type="dxa"/>
            <w:tcBorders>
              <w:top w:val="single" w:sz="12" w:space="0" w:color="auto"/>
            </w:tcBorders>
          </w:tcPr>
          <w:p w14:paraId="6FF46117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1,0</w:t>
            </w:r>
          </w:p>
        </w:tc>
      </w:tr>
      <w:tr w:rsidR="00275102" w:rsidRPr="0018229B" w14:paraId="68B37CF9" w14:textId="77777777">
        <w:tc>
          <w:tcPr>
            <w:tcW w:w="1925" w:type="dxa"/>
          </w:tcPr>
          <w:p w14:paraId="0FF5702F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925" w:type="dxa"/>
          </w:tcPr>
          <w:p w14:paraId="55DD87F3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</w:tcPr>
          <w:p w14:paraId="2EB55D0E" w14:textId="65AF3721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1</w:t>
            </w:r>
            <w:r w:rsidR="003B79D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4</w:t>
            </w:r>
            <w:r w:rsidR="004151AC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,3</w:t>
            </w:r>
            <w:r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7EBFAB83" w14:textId="5C956E57" w:rsidR="00275102" w:rsidRPr="0018229B" w:rsidRDefault="00917F1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2,03</w:t>
            </w:r>
          </w:p>
        </w:tc>
        <w:tc>
          <w:tcPr>
            <w:tcW w:w="1926" w:type="dxa"/>
          </w:tcPr>
          <w:p w14:paraId="1A23C118" w14:textId="3A411598" w:rsidR="00275102" w:rsidRPr="0018229B" w:rsidRDefault="007C136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1,015</w:t>
            </w:r>
          </w:p>
        </w:tc>
      </w:tr>
      <w:tr w:rsidR="00275102" w:rsidRPr="0018229B" w14:paraId="1733F6C7" w14:textId="77777777">
        <w:tc>
          <w:tcPr>
            <w:tcW w:w="1925" w:type="dxa"/>
          </w:tcPr>
          <w:p w14:paraId="48CE52B2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925" w:type="dxa"/>
          </w:tcPr>
          <w:p w14:paraId="2E474245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</w:tcPr>
          <w:p w14:paraId="7EC60F1B" w14:textId="29F85D6E" w:rsidR="00275102" w:rsidRPr="0018229B" w:rsidRDefault="004151AC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7,10</w:t>
            </w:r>
            <w:r w:rsidR="00275102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275102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0F3E67F0" w14:textId="1C4D8D1A" w:rsidR="00275102" w:rsidRPr="0018229B" w:rsidRDefault="004F7D2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4,08</w:t>
            </w:r>
          </w:p>
        </w:tc>
        <w:tc>
          <w:tcPr>
            <w:tcW w:w="1926" w:type="dxa"/>
          </w:tcPr>
          <w:p w14:paraId="68260FAB" w14:textId="6ADE5A08" w:rsidR="00275102" w:rsidRPr="0018229B" w:rsidRDefault="008843B3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1,02</w:t>
            </w:r>
          </w:p>
        </w:tc>
      </w:tr>
      <w:tr w:rsidR="00275102" w:rsidRPr="0018229B" w14:paraId="2E1FCA65" w14:textId="77777777">
        <w:tc>
          <w:tcPr>
            <w:tcW w:w="1925" w:type="dxa"/>
          </w:tcPr>
          <w:p w14:paraId="3F8EFA19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925" w:type="dxa"/>
          </w:tcPr>
          <w:p w14:paraId="6B1D67B2" w14:textId="77777777" w:rsidR="00275102" w:rsidRPr="0018229B" w:rsidRDefault="0027510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30</w:t>
            </w:r>
          </w:p>
        </w:tc>
        <w:tc>
          <w:tcPr>
            <w:tcW w:w="1926" w:type="dxa"/>
          </w:tcPr>
          <w:p w14:paraId="622016F7" w14:textId="50364817" w:rsidR="00275102" w:rsidRPr="0018229B" w:rsidRDefault="004E589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     </w:t>
            </w:r>
            <w:r w:rsidR="00784E54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>3,65</w:t>
            </w:r>
            <w:r w:rsidR="00275102" w:rsidRPr="0018229B">
              <w:rPr>
                <w:rFonts w:ascii="Times New Roman" w:hAnsi="Times New Roman" w:cs="Times New Roman"/>
                <w:color w:val="202124"/>
                <w:sz w:val="18"/>
                <w:szCs w:val="18"/>
                <w:shd w:val="clear" w:color="auto" w:fill="FFFFFF"/>
              </w:rPr>
              <w:t xml:space="preserve"> </w:t>
            </w:r>
            <w:r w:rsidR="00275102" w:rsidRPr="0018229B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Tcalc</w:t>
            </w:r>
          </w:p>
        </w:tc>
        <w:tc>
          <w:tcPr>
            <w:tcW w:w="1926" w:type="dxa"/>
          </w:tcPr>
          <w:p w14:paraId="041DF2F3" w14:textId="4FE87E41" w:rsidR="00275102" w:rsidRPr="0018229B" w:rsidRDefault="004F7D22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7,94</w:t>
            </w:r>
          </w:p>
        </w:tc>
        <w:tc>
          <w:tcPr>
            <w:tcW w:w="1926" w:type="dxa"/>
          </w:tcPr>
          <w:p w14:paraId="0BFE195D" w14:textId="3646A3AC" w:rsidR="00275102" w:rsidRPr="0018229B" w:rsidRDefault="008843B3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0,9925</w:t>
            </w:r>
          </w:p>
        </w:tc>
      </w:tr>
    </w:tbl>
    <w:p w14:paraId="56E614C0" w14:textId="77777777" w:rsidR="00D25E06" w:rsidRPr="00D25E06" w:rsidRDefault="00D25E06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2"/>
        <w:gridCol w:w="1627"/>
        <w:gridCol w:w="1472"/>
        <w:gridCol w:w="1445"/>
        <w:gridCol w:w="1454"/>
      </w:tblGrid>
      <w:tr w:rsidR="00D25E06" w:rsidRPr="002D0BC8" w14:paraId="02569C8F" w14:textId="77777777" w:rsidTr="00335DA5">
        <w:tc>
          <w:tcPr>
            <w:tcW w:w="13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B6F3B3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FEDB9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FA7E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4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1A0125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4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AABE63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D25E06" w:rsidRPr="002D0BC8" w14:paraId="643B638F" w14:textId="77777777">
        <w:tc>
          <w:tcPr>
            <w:tcW w:w="1342" w:type="dxa"/>
            <w:tcBorders>
              <w:top w:val="single" w:sz="12" w:space="0" w:color="auto"/>
            </w:tcBorders>
          </w:tcPr>
          <w:p w14:paraId="4FC0BD17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27" w:type="dxa"/>
            <w:tcBorders>
              <w:top w:val="single" w:sz="12" w:space="0" w:color="auto"/>
            </w:tcBorders>
            <w:vAlign w:val="center"/>
          </w:tcPr>
          <w:p w14:paraId="3022FC77" w14:textId="32717176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tcBorders>
              <w:top w:val="single" w:sz="12" w:space="0" w:color="auto"/>
            </w:tcBorders>
            <w:vAlign w:val="center"/>
          </w:tcPr>
          <w:p w14:paraId="493C3B4B" w14:textId="37E58044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799999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tcBorders>
              <w:top w:val="single" w:sz="12" w:space="0" w:color="auto"/>
            </w:tcBorders>
            <w:vAlign w:val="center"/>
          </w:tcPr>
          <w:p w14:paraId="26BB92D3" w14:textId="0FA8ED71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54" w:type="dxa"/>
            <w:tcBorders>
              <w:top w:val="single" w:sz="12" w:space="0" w:color="auto"/>
            </w:tcBorders>
            <w:vAlign w:val="center"/>
          </w:tcPr>
          <w:p w14:paraId="04FC75AF" w14:textId="2FC5A4A4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D25E06" w:rsidRPr="002D0BC8" w14:paraId="787341E3" w14:textId="77777777">
        <w:tc>
          <w:tcPr>
            <w:tcW w:w="1342" w:type="dxa"/>
          </w:tcPr>
          <w:p w14:paraId="55674C80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27" w:type="dxa"/>
            <w:vAlign w:val="center"/>
          </w:tcPr>
          <w:p w14:paraId="76EEA563" w14:textId="276138C4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vAlign w:val="center"/>
          </w:tcPr>
          <w:p w14:paraId="3C4BAD78" w14:textId="18CD3BE2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400000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vAlign w:val="center"/>
          </w:tcPr>
          <w:p w14:paraId="3E4A9AA7" w14:textId="5F67AC70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1,9999975</w:t>
            </w:r>
          </w:p>
        </w:tc>
        <w:tc>
          <w:tcPr>
            <w:tcW w:w="1454" w:type="dxa"/>
            <w:vAlign w:val="center"/>
          </w:tcPr>
          <w:p w14:paraId="4F1BCC23" w14:textId="26019CCA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0,99999875</w:t>
            </w:r>
          </w:p>
        </w:tc>
      </w:tr>
      <w:tr w:rsidR="00D25E06" w:rsidRPr="002D0BC8" w14:paraId="174675D0" w14:textId="77777777">
        <w:tc>
          <w:tcPr>
            <w:tcW w:w="1342" w:type="dxa"/>
          </w:tcPr>
          <w:p w14:paraId="78B3A63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27" w:type="dxa"/>
            <w:vAlign w:val="center"/>
          </w:tcPr>
          <w:p w14:paraId="1EFD46E8" w14:textId="333B3633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vAlign w:val="center"/>
          </w:tcPr>
          <w:p w14:paraId="7595F68A" w14:textId="6462C28A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200001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vAlign w:val="center"/>
          </w:tcPr>
          <w:p w14:paraId="151FF82F" w14:textId="515B57F8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3,999975</w:t>
            </w:r>
          </w:p>
        </w:tc>
        <w:tc>
          <w:tcPr>
            <w:tcW w:w="1454" w:type="dxa"/>
            <w:vAlign w:val="center"/>
          </w:tcPr>
          <w:p w14:paraId="0680D3B5" w14:textId="24E2046B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0,99999375</w:t>
            </w:r>
          </w:p>
        </w:tc>
      </w:tr>
      <w:tr w:rsidR="00D25E06" w:rsidRPr="002D0BC8" w14:paraId="5BE39EE5" w14:textId="77777777">
        <w:trPr>
          <w:trHeight w:val="294"/>
        </w:trPr>
        <w:tc>
          <w:tcPr>
            <w:tcW w:w="1342" w:type="dxa"/>
          </w:tcPr>
          <w:p w14:paraId="052262BD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27" w:type="dxa"/>
            <w:vAlign w:val="center"/>
          </w:tcPr>
          <w:p w14:paraId="1332ACA7" w14:textId="375CAB28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800.000</w:t>
            </w:r>
          </w:p>
        </w:tc>
        <w:tc>
          <w:tcPr>
            <w:tcW w:w="1472" w:type="dxa"/>
            <w:vAlign w:val="center"/>
          </w:tcPr>
          <w:p w14:paraId="1A163ACB" w14:textId="6AB206E4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100002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1445" w:type="dxa"/>
            <w:vAlign w:val="center"/>
          </w:tcPr>
          <w:p w14:paraId="61DA3318" w14:textId="640D8729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7,99983</w:t>
            </w:r>
          </w:p>
        </w:tc>
        <w:tc>
          <w:tcPr>
            <w:tcW w:w="1454" w:type="dxa"/>
            <w:vAlign w:val="center"/>
          </w:tcPr>
          <w:p w14:paraId="0AE70626" w14:textId="0BB06D90" w:rsidR="00D25E06" w:rsidRPr="002D0BC8" w:rsidRDefault="001400B9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0,99997875</w:t>
            </w:r>
          </w:p>
        </w:tc>
      </w:tr>
    </w:tbl>
    <w:p w14:paraId="46538EC8" w14:textId="77777777" w:rsidR="00D25E06" w:rsidRPr="002D0BC8" w:rsidRDefault="00D25E06" w:rsidP="00D25E06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7"/>
        <w:gridCol w:w="1591"/>
        <w:gridCol w:w="2001"/>
        <w:gridCol w:w="1150"/>
        <w:gridCol w:w="1511"/>
      </w:tblGrid>
      <w:tr w:rsidR="00D25E06" w:rsidRPr="002D0BC8" w14:paraId="3C8C2D65" w14:textId="77777777" w:rsidTr="007F68E8">
        <w:tc>
          <w:tcPr>
            <w:tcW w:w="1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97576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3BEB70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2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C3EAAD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0EB129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AF4237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D25E06" w:rsidRPr="002D0BC8" w14:paraId="344FE180" w14:textId="77777777" w:rsidTr="007F68E8">
        <w:tc>
          <w:tcPr>
            <w:tcW w:w="1180" w:type="dxa"/>
            <w:tcBorders>
              <w:top w:val="single" w:sz="12" w:space="0" w:color="auto"/>
            </w:tcBorders>
          </w:tcPr>
          <w:p w14:paraId="68B64771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48" w:type="dxa"/>
            <w:tcBorders>
              <w:top w:val="single" w:sz="12" w:space="0" w:color="auto"/>
            </w:tcBorders>
            <w:vAlign w:val="center"/>
          </w:tcPr>
          <w:p w14:paraId="33DFAC64" w14:textId="2DCAFA1A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tcBorders>
              <w:top w:val="single" w:sz="12" w:space="0" w:color="auto"/>
            </w:tcBorders>
            <w:vAlign w:val="center"/>
          </w:tcPr>
          <w:p w14:paraId="26E55936" w14:textId="42249F5C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79999999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tcBorders>
              <w:top w:val="single" w:sz="12" w:space="0" w:color="auto"/>
            </w:tcBorders>
            <w:vAlign w:val="center"/>
          </w:tcPr>
          <w:p w14:paraId="479C4123" w14:textId="32692CC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507BB15B" w14:textId="5DCAEAC8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D25E06" w:rsidRPr="002D0BC8" w14:paraId="3AAF105C" w14:textId="77777777" w:rsidTr="007F68E8">
        <w:tc>
          <w:tcPr>
            <w:tcW w:w="1180" w:type="dxa"/>
          </w:tcPr>
          <w:p w14:paraId="778AC57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48" w:type="dxa"/>
            <w:vAlign w:val="center"/>
          </w:tcPr>
          <w:p w14:paraId="21C72C05" w14:textId="3C950773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vAlign w:val="center"/>
          </w:tcPr>
          <w:p w14:paraId="70F08CF6" w14:textId="39045DA5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40000000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vAlign w:val="center"/>
          </w:tcPr>
          <w:p w14:paraId="575CAEB4" w14:textId="0DC6373F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1,99999998</w:t>
            </w:r>
          </w:p>
        </w:tc>
        <w:tc>
          <w:tcPr>
            <w:tcW w:w="1554" w:type="dxa"/>
            <w:vAlign w:val="center"/>
          </w:tcPr>
          <w:p w14:paraId="19A71A77" w14:textId="6B415563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0,99999999</w:t>
            </w:r>
          </w:p>
        </w:tc>
      </w:tr>
      <w:tr w:rsidR="00D25E06" w:rsidRPr="002D0BC8" w14:paraId="01128090" w14:textId="77777777" w:rsidTr="007F68E8">
        <w:tc>
          <w:tcPr>
            <w:tcW w:w="1180" w:type="dxa"/>
          </w:tcPr>
          <w:p w14:paraId="69137E0C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48" w:type="dxa"/>
            <w:vAlign w:val="center"/>
          </w:tcPr>
          <w:p w14:paraId="2BD79064" w14:textId="3ABCD1D3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vAlign w:val="center"/>
          </w:tcPr>
          <w:p w14:paraId="07CB13BD" w14:textId="6CAAAB76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20000001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vAlign w:val="center"/>
          </w:tcPr>
          <w:p w14:paraId="14C0F11C" w14:textId="61583E3A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3,99999975</w:t>
            </w:r>
          </w:p>
        </w:tc>
        <w:tc>
          <w:tcPr>
            <w:tcW w:w="1554" w:type="dxa"/>
            <w:vAlign w:val="center"/>
          </w:tcPr>
          <w:p w14:paraId="48EE8288" w14:textId="7B9BC028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0,99999994</w:t>
            </w:r>
          </w:p>
        </w:tc>
      </w:tr>
      <w:tr w:rsidR="00D25E06" w:rsidRPr="002D0BC8" w14:paraId="7577F1BE" w14:textId="77777777" w:rsidTr="007F68E8">
        <w:tc>
          <w:tcPr>
            <w:tcW w:w="1180" w:type="dxa"/>
          </w:tcPr>
          <w:p w14:paraId="3DDAD008" w14:textId="77777777" w:rsidR="00D25E06" w:rsidRPr="002D0BC8" w:rsidRDefault="00D25E06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48" w:type="dxa"/>
            <w:vAlign w:val="center"/>
          </w:tcPr>
          <w:p w14:paraId="0E6B93D5" w14:textId="0523614A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ascii="Arial" w:hAnsi="Arial" w:cs="Arial"/>
                <w:color w:val="000000"/>
                <w:sz w:val="18"/>
                <w:szCs w:val="18"/>
              </w:rPr>
              <w:t>80.000.000</w:t>
            </w:r>
          </w:p>
        </w:tc>
        <w:tc>
          <w:tcPr>
            <w:tcW w:w="2119" w:type="dxa"/>
            <w:vAlign w:val="center"/>
          </w:tcPr>
          <w:p w14:paraId="501317E9" w14:textId="6A3A9C9D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10000002</w:t>
            </w:r>
            <w:r w:rsidR="00D25E06" w:rsidRPr="002D0BC8">
              <w:rPr>
                <w:rFonts w:cs="CMU Serif Roman"/>
                <w:color w:val="000000"/>
                <w:sz w:val="18"/>
                <w:szCs w:val="18"/>
              </w:rPr>
              <w:t xml:space="preserve"> Tcalc</w:t>
            </w:r>
          </w:p>
        </w:tc>
        <w:tc>
          <w:tcPr>
            <w:tcW w:w="839" w:type="dxa"/>
            <w:vAlign w:val="center"/>
          </w:tcPr>
          <w:p w14:paraId="07893511" w14:textId="437FB3CF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7,9999983</w:t>
            </w:r>
          </w:p>
        </w:tc>
        <w:tc>
          <w:tcPr>
            <w:tcW w:w="1554" w:type="dxa"/>
            <w:vAlign w:val="center"/>
          </w:tcPr>
          <w:p w14:paraId="35C58479" w14:textId="4F43CDA9" w:rsidR="00D25E06" w:rsidRPr="002D0BC8" w:rsidRDefault="007F68E8" w:rsidP="00D25E0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D0BC8">
              <w:rPr>
                <w:rFonts w:cs="CMU Serif Roman"/>
                <w:color w:val="000000"/>
                <w:sz w:val="18"/>
                <w:szCs w:val="18"/>
              </w:rPr>
              <w:t>0,99999979</w:t>
            </w:r>
          </w:p>
        </w:tc>
      </w:tr>
    </w:tbl>
    <w:p w14:paraId="504AC7C4" w14:textId="77777777" w:rsidR="00807B28" w:rsidRPr="00D25E06" w:rsidRDefault="00807B28" w:rsidP="00D25E06">
      <w:pPr>
        <w:jc w:val="center"/>
        <w:rPr>
          <w:sz w:val="18"/>
          <w:szCs w:val="18"/>
        </w:rPr>
      </w:pPr>
    </w:p>
    <w:p w14:paraId="04B79329" w14:textId="77777777" w:rsidR="000A30CF" w:rsidRPr="006C1D28" w:rsidRDefault="000A30CF" w:rsidP="00737122">
      <w:pPr>
        <w:pStyle w:val="Titolo2"/>
        <w:numPr>
          <w:ilvl w:val="1"/>
          <w:numId w:val="32"/>
        </w:numPr>
        <w:rPr>
          <w:b w:val="0"/>
          <w:sz w:val="30"/>
          <w:szCs w:val="30"/>
        </w:rPr>
      </w:pPr>
      <w:bookmarkStart w:id="94" w:name="_Toc147783487"/>
      <w:bookmarkStart w:id="95" w:name="_Toc147834349"/>
      <w:r w:rsidRPr="006C1D28">
        <w:rPr>
          <w:b w:val="0"/>
          <w:sz w:val="30"/>
          <w:szCs w:val="30"/>
        </w:rPr>
        <w:lastRenderedPageBreak/>
        <w:t>Analisi tempo reale algoritmo</w:t>
      </w:r>
      <w:bookmarkEnd w:id="94"/>
      <w:bookmarkEnd w:id="95"/>
    </w:p>
    <w:p w14:paraId="71EFF1B3" w14:textId="1CF6F043" w:rsidR="00664624" w:rsidRPr="00647207" w:rsidRDefault="00587267" w:rsidP="00664624">
      <w:r w:rsidRPr="00647207">
        <w:t>Di seguito, mostreremo i gragici dei tempi di esecuzione media al variare del numero di processi (p), considerando solo input di dimensioni significativi (non input piccoli come 100</w:t>
      </w:r>
      <w:r w:rsidR="00664624" w:rsidRPr="00647207">
        <w:t xml:space="preserve"> in quanto in quel caso il tempo delle comunicazioni è molto maggiore rispetto ai tempi delle somme, di conseguenza il tempo calcolato andrebbe a dipendere di molto dal tempo delle comunicazioni. Di conseguenza otterremo che all’aumentare del numero p il tempo aumenterebbe)</w:t>
      </w:r>
      <w:r w:rsidR="00277534" w:rsidRPr="00647207">
        <w:t>.</w:t>
      </w:r>
    </w:p>
    <w:p w14:paraId="70867179" w14:textId="77777777" w:rsidR="00277534" w:rsidRPr="00647207" w:rsidRDefault="00277534" w:rsidP="00664624"/>
    <w:p w14:paraId="7CFA1A31" w14:textId="26F2C340" w:rsidR="00277534" w:rsidRPr="00647207" w:rsidRDefault="00277534" w:rsidP="00664624">
      <w:r w:rsidRPr="00647207">
        <w:t>I gradici sono basati su dieci misurazioni di tempo e rappresentano la media di tali tempi per ciascun valore di p, dove p può essere 1, 2, 4, o 8.</w:t>
      </w:r>
    </w:p>
    <w:p w14:paraId="124A6F22" w14:textId="77777777" w:rsidR="00277534" w:rsidRPr="00647207" w:rsidRDefault="00277534" w:rsidP="00664624"/>
    <w:p w14:paraId="5D07F647" w14:textId="0F92E157" w:rsidR="00277534" w:rsidRPr="00647207" w:rsidRDefault="00277534" w:rsidP="008D1BC8">
      <w:r w:rsidRPr="00647207">
        <w:t>L’obiettivo è visualizzare come i tempi di esecuzione cambiano al variare del numero di processi utilizzati.</w:t>
      </w:r>
    </w:p>
    <w:p w14:paraId="6A25C67B" w14:textId="2405DC19" w:rsidR="005E1E94" w:rsidRPr="006C1D28" w:rsidRDefault="000A30CF" w:rsidP="00737122">
      <w:pPr>
        <w:pStyle w:val="Titolo3"/>
        <w:numPr>
          <w:ilvl w:val="2"/>
          <w:numId w:val="32"/>
        </w:numPr>
        <w:rPr>
          <w:b w:val="0"/>
          <w:sz w:val="28"/>
          <w:szCs w:val="28"/>
        </w:rPr>
      </w:pPr>
      <w:bookmarkStart w:id="96" w:name="_Toc147783488"/>
      <w:bookmarkStart w:id="97" w:name="_Toc147834350"/>
      <w:r w:rsidRPr="006C1D28">
        <w:rPr>
          <w:b w:val="0"/>
          <w:sz w:val="28"/>
          <w:szCs w:val="28"/>
        </w:rPr>
        <w:t>Strategia 1</w:t>
      </w:r>
      <w:bookmarkEnd w:id="96"/>
      <w:bookmarkEnd w:id="97"/>
    </w:p>
    <w:p w14:paraId="6F2526C9" w14:textId="4F53128F" w:rsidR="001F5DFF" w:rsidRPr="001F5DFF" w:rsidRDefault="001F5DFF" w:rsidP="001F5DFF">
      <w:r w:rsidRPr="001F5DFF">
        <w:t>Viene analizzato il tempo di esecuzione dell’algoritmo utilizzando la strategia 1</w:t>
      </w:r>
      <w:r>
        <w:t xml:space="preserve"> : </w:t>
      </w:r>
    </w:p>
    <w:p w14:paraId="69F98108" w14:textId="77777777" w:rsidR="00C37A69" w:rsidRPr="001F5DFF" w:rsidRDefault="00C37A69" w:rsidP="00C37A69">
      <w:pPr>
        <w:pStyle w:val="Firstparagraph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32"/>
        <w:gridCol w:w="1541"/>
        <w:gridCol w:w="1559"/>
        <w:gridCol w:w="1554"/>
        <w:gridCol w:w="1554"/>
      </w:tblGrid>
      <w:tr w:rsidR="000A30CF" w:rsidRPr="00F443A2" w14:paraId="1122AA3A" w14:textId="77777777">
        <w:tc>
          <w:tcPr>
            <w:tcW w:w="11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C8FC3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5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B3FE43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2E22B0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F5855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843E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0A30CF" w:rsidRPr="00F443A2" w14:paraId="7998C77C" w14:textId="77777777">
        <w:tc>
          <w:tcPr>
            <w:tcW w:w="1132" w:type="dxa"/>
            <w:tcBorders>
              <w:top w:val="single" w:sz="12" w:space="0" w:color="auto"/>
            </w:tcBorders>
          </w:tcPr>
          <w:p w14:paraId="79E91F5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41" w:type="dxa"/>
            <w:tcBorders>
              <w:top w:val="single" w:sz="12" w:space="0" w:color="auto"/>
            </w:tcBorders>
          </w:tcPr>
          <w:p w14:paraId="7F64A6F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5365774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0,001722 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769E48F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3161377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0A30CF" w:rsidRPr="00F443A2" w14:paraId="378BC121" w14:textId="77777777">
        <w:tc>
          <w:tcPr>
            <w:tcW w:w="1132" w:type="dxa"/>
          </w:tcPr>
          <w:p w14:paraId="7529CD4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541" w:type="dxa"/>
          </w:tcPr>
          <w:p w14:paraId="5FB589A4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</w:tcPr>
          <w:p w14:paraId="526E38DC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0,000873 s</w:t>
            </w:r>
          </w:p>
        </w:tc>
        <w:tc>
          <w:tcPr>
            <w:tcW w:w="1554" w:type="dxa"/>
            <w:vAlign w:val="center"/>
          </w:tcPr>
          <w:p w14:paraId="6988396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1,97250859</w:t>
            </w:r>
          </w:p>
        </w:tc>
        <w:tc>
          <w:tcPr>
            <w:tcW w:w="1554" w:type="dxa"/>
            <w:vAlign w:val="center"/>
          </w:tcPr>
          <w:p w14:paraId="2A0FB47C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0,9862543</w:t>
            </w:r>
          </w:p>
        </w:tc>
      </w:tr>
      <w:tr w:rsidR="000A30CF" w:rsidRPr="00F443A2" w14:paraId="358C2BCF" w14:textId="77777777">
        <w:tc>
          <w:tcPr>
            <w:tcW w:w="1132" w:type="dxa"/>
          </w:tcPr>
          <w:p w14:paraId="077CDEC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541" w:type="dxa"/>
          </w:tcPr>
          <w:p w14:paraId="5C7BB004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</w:tcPr>
          <w:p w14:paraId="101C71F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0,000493 s</w:t>
            </w:r>
          </w:p>
        </w:tc>
        <w:tc>
          <w:tcPr>
            <w:tcW w:w="1554" w:type="dxa"/>
            <w:vAlign w:val="center"/>
          </w:tcPr>
          <w:p w14:paraId="2E4D6C92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3,49290061</w:t>
            </w:r>
          </w:p>
        </w:tc>
        <w:tc>
          <w:tcPr>
            <w:tcW w:w="1554" w:type="dxa"/>
            <w:vAlign w:val="center"/>
          </w:tcPr>
          <w:p w14:paraId="6B4AF454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0,87322515</w:t>
            </w:r>
          </w:p>
        </w:tc>
      </w:tr>
      <w:tr w:rsidR="000A30CF" w:rsidRPr="00F443A2" w14:paraId="4AB0E57A" w14:textId="77777777">
        <w:trPr>
          <w:trHeight w:val="294"/>
        </w:trPr>
        <w:tc>
          <w:tcPr>
            <w:tcW w:w="1132" w:type="dxa"/>
          </w:tcPr>
          <w:p w14:paraId="5D797040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541" w:type="dxa"/>
          </w:tcPr>
          <w:p w14:paraId="16D42F1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59" w:type="dxa"/>
          </w:tcPr>
          <w:p w14:paraId="651FC8D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0,000028 s</w:t>
            </w:r>
          </w:p>
        </w:tc>
        <w:tc>
          <w:tcPr>
            <w:tcW w:w="1554" w:type="dxa"/>
            <w:vAlign w:val="center"/>
          </w:tcPr>
          <w:p w14:paraId="0F68DC7D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61,5</w:t>
            </w:r>
          </w:p>
        </w:tc>
        <w:tc>
          <w:tcPr>
            <w:tcW w:w="1554" w:type="dxa"/>
            <w:vAlign w:val="center"/>
          </w:tcPr>
          <w:p w14:paraId="44DF6EF7" w14:textId="2C491ED3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7,687</w:t>
            </w:r>
            <w:r w:rsidR="00737122"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</w:tr>
    </w:tbl>
    <w:p w14:paraId="175FA8D7" w14:textId="77777777" w:rsidR="00FF5806" w:rsidRDefault="00FF5806" w:rsidP="00F443A2">
      <w:pPr>
        <w:jc w:val="center"/>
        <w:rPr>
          <w:sz w:val="18"/>
          <w:szCs w:val="18"/>
        </w:rPr>
      </w:pPr>
    </w:p>
    <w:p w14:paraId="42E0F1C6" w14:textId="77777777" w:rsidR="00F443A2" w:rsidRPr="00A67ADB" w:rsidRDefault="00F443A2" w:rsidP="00F443A2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0A30CF" w:rsidRPr="00F443A2" w14:paraId="650E3896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39D81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2381C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37B66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5E070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3F8CE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0A30CF" w:rsidRPr="00F443A2" w14:paraId="4ED07E1B" w14:textId="77777777">
        <w:tc>
          <w:tcPr>
            <w:tcW w:w="1025" w:type="dxa"/>
            <w:tcBorders>
              <w:top w:val="single" w:sz="12" w:space="0" w:color="auto"/>
            </w:tcBorders>
          </w:tcPr>
          <w:p w14:paraId="6D9DC02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57E2C84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</w:tcPr>
          <w:p w14:paraId="322A39B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0,340482 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18F4E6D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06498DC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0A30CF" w:rsidRPr="00F443A2" w14:paraId="269AF430" w14:textId="77777777">
        <w:tc>
          <w:tcPr>
            <w:tcW w:w="1025" w:type="dxa"/>
          </w:tcPr>
          <w:p w14:paraId="2F82ACD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432DCEE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4F677E7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0,172482 s</w:t>
            </w:r>
          </w:p>
        </w:tc>
        <w:tc>
          <w:tcPr>
            <w:tcW w:w="1554" w:type="dxa"/>
            <w:vAlign w:val="center"/>
          </w:tcPr>
          <w:p w14:paraId="506B491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1,97401468</w:t>
            </w:r>
          </w:p>
        </w:tc>
        <w:tc>
          <w:tcPr>
            <w:tcW w:w="1554" w:type="dxa"/>
            <w:vAlign w:val="center"/>
          </w:tcPr>
          <w:p w14:paraId="3EDFB120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0,98700734</w:t>
            </w:r>
          </w:p>
        </w:tc>
      </w:tr>
      <w:tr w:rsidR="000A30CF" w:rsidRPr="00F443A2" w14:paraId="30A5A96C" w14:textId="77777777">
        <w:tc>
          <w:tcPr>
            <w:tcW w:w="1025" w:type="dxa"/>
          </w:tcPr>
          <w:p w14:paraId="2196ADE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2C9B4AC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5C91249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0,107882 s</w:t>
            </w:r>
          </w:p>
        </w:tc>
        <w:tc>
          <w:tcPr>
            <w:tcW w:w="1554" w:type="dxa"/>
            <w:vAlign w:val="center"/>
          </w:tcPr>
          <w:p w14:paraId="47357C5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3,1560594</w:t>
            </w:r>
          </w:p>
        </w:tc>
        <w:tc>
          <w:tcPr>
            <w:tcW w:w="1554" w:type="dxa"/>
            <w:vAlign w:val="center"/>
          </w:tcPr>
          <w:p w14:paraId="69EFD40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0,78901485</w:t>
            </w:r>
          </w:p>
        </w:tc>
      </w:tr>
      <w:tr w:rsidR="000A30CF" w:rsidRPr="00F443A2" w14:paraId="4019C5E7" w14:textId="77777777">
        <w:trPr>
          <w:trHeight w:val="294"/>
        </w:trPr>
        <w:tc>
          <w:tcPr>
            <w:tcW w:w="1025" w:type="dxa"/>
          </w:tcPr>
          <w:p w14:paraId="5E61536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56C94E9D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03D9BFB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0,105219 s</w:t>
            </w:r>
          </w:p>
        </w:tc>
        <w:tc>
          <w:tcPr>
            <w:tcW w:w="1554" w:type="dxa"/>
            <w:vAlign w:val="center"/>
          </w:tcPr>
          <w:p w14:paraId="539CB1C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3,23593648</w:t>
            </w:r>
          </w:p>
        </w:tc>
        <w:tc>
          <w:tcPr>
            <w:tcW w:w="1554" w:type="dxa"/>
            <w:vAlign w:val="center"/>
          </w:tcPr>
          <w:p w14:paraId="3D5D51D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0,40449206</w:t>
            </w:r>
          </w:p>
        </w:tc>
      </w:tr>
    </w:tbl>
    <w:p w14:paraId="2A6C7DB1" w14:textId="77777777" w:rsidR="00F443A2" w:rsidRDefault="00F443A2" w:rsidP="00F443A2">
      <w:pPr>
        <w:jc w:val="center"/>
        <w:rPr>
          <w:sz w:val="18"/>
          <w:szCs w:val="18"/>
        </w:rPr>
      </w:pPr>
    </w:p>
    <w:p w14:paraId="3CCB2AFC" w14:textId="77777777" w:rsidR="00A67ADB" w:rsidRPr="00F443A2" w:rsidRDefault="00A67ADB" w:rsidP="00F443A2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08"/>
        <w:gridCol w:w="1810"/>
        <w:gridCol w:w="1594"/>
        <w:gridCol w:w="1361"/>
        <w:gridCol w:w="1367"/>
      </w:tblGrid>
      <w:tr w:rsidR="000A30CF" w:rsidRPr="00F443A2" w14:paraId="6030F36F" w14:textId="77777777"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99995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9C765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7502B5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3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F5B37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F1E026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0A30CF" w:rsidRPr="00F443A2" w14:paraId="39372B6C" w14:textId="77777777">
        <w:tc>
          <w:tcPr>
            <w:tcW w:w="1208" w:type="dxa"/>
            <w:tcBorders>
              <w:top w:val="single" w:sz="12" w:space="0" w:color="auto"/>
            </w:tcBorders>
          </w:tcPr>
          <w:p w14:paraId="50F7DD2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10" w:type="dxa"/>
            <w:tcBorders>
              <w:top w:val="single" w:sz="12" w:space="0" w:color="auto"/>
            </w:tcBorders>
          </w:tcPr>
          <w:p w14:paraId="4FEC670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tcBorders>
              <w:top w:val="single" w:sz="12" w:space="0" w:color="auto"/>
            </w:tcBorders>
            <w:vAlign w:val="center"/>
          </w:tcPr>
          <w:p w14:paraId="3B3A52E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0,853965 s</w:t>
            </w:r>
          </w:p>
        </w:tc>
        <w:tc>
          <w:tcPr>
            <w:tcW w:w="1361" w:type="dxa"/>
            <w:tcBorders>
              <w:top w:val="single" w:sz="12" w:space="0" w:color="auto"/>
            </w:tcBorders>
            <w:vAlign w:val="center"/>
          </w:tcPr>
          <w:p w14:paraId="478B91C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67" w:type="dxa"/>
            <w:tcBorders>
              <w:top w:val="single" w:sz="12" w:space="0" w:color="auto"/>
            </w:tcBorders>
            <w:vAlign w:val="center"/>
          </w:tcPr>
          <w:p w14:paraId="50647707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0A30CF" w:rsidRPr="00F443A2" w14:paraId="6BD34BB9" w14:textId="77777777">
        <w:tc>
          <w:tcPr>
            <w:tcW w:w="1208" w:type="dxa"/>
          </w:tcPr>
          <w:p w14:paraId="1489ACF2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10" w:type="dxa"/>
          </w:tcPr>
          <w:p w14:paraId="00BC8A2C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5C0D6DA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0,445223 s</w:t>
            </w:r>
          </w:p>
        </w:tc>
        <w:tc>
          <w:tcPr>
            <w:tcW w:w="1361" w:type="dxa"/>
            <w:vAlign w:val="center"/>
          </w:tcPr>
          <w:p w14:paraId="0A35B92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1,91806129</w:t>
            </w:r>
          </w:p>
        </w:tc>
        <w:tc>
          <w:tcPr>
            <w:tcW w:w="1367" w:type="dxa"/>
            <w:vAlign w:val="center"/>
          </w:tcPr>
          <w:p w14:paraId="4A0CE5A8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0,95903064</w:t>
            </w:r>
          </w:p>
        </w:tc>
      </w:tr>
      <w:tr w:rsidR="000A30CF" w:rsidRPr="00F443A2" w14:paraId="7ACF6D52" w14:textId="77777777">
        <w:tc>
          <w:tcPr>
            <w:tcW w:w="1208" w:type="dxa"/>
          </w:tcPr>
          <w:p w14:paraId="240CF56A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10" w:type="dxa"/>
          </w:tcPr>
          <w:p w14:paraId="202FAB1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5FC2708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0,268358 s</w:t>
            </w:r>
          </w:p>
        </w:tc>
        <w:tc>
          <w:tcPr>
            <w:tcW w:w="1361" w:type="dxa"/>
            <w:vAlign w:val="center"/>
          </w:tcPr>
          <w:p w14:paraId="4164FF6E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3,18218574</w:t>
            </w:r>
          </w:p>
        </w:tc>
        <w:tc>
          <w:tcPr>
            <w:tcW w:w="1367" w:type="dxa"/>
            <w:vAlign w:val="center"/>
          </w:tcPr>
          <w:p w14:paraId="5AA804DD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0,79554643</w:t>
            </w:r>
          </w:p>
        </w:tc>
      </w:tr>
      <w:tr w:rsidR="000A30CF" w:rsidRPr="00F443A2" w14:paraId="4E4B9646" w14:textId="77777777">
        <w:trPr>
          <w:trHeight w:val="294"/>
        </w:trPr>
        <w:tc>
          <w:tcPr>
            <w:tcW w:w="1208" w:type="dxa"/>
          </w:tcPr>
          <w:p w14:paraId="02A1D73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10" w:type="dxa"/>
          </w:tcPr>
          <w:p w14:paraId="15CAB041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1BD85B79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0,262142 s</w:t>
            </w:r>
          </w:p>
        </w:tc>
        <w:tc>
          <w:tcPr>
            <w:tcW w:w="1361" w:type="dxa"/>
            <w:vAlign w:val="center"/>
          </w:tcPr>
          <w:p w14:paraId="563A01BB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3,2576428</w:t>
            </w:r>
          </w:p>
        </w:tc>
        <w:tc>
          <w:tcPr>
            <w:tcW w:w="1367" w:type="dxa"/>
            <w:vAlign w:val="center"/>
          </w:tcPr>
          <w:p w14:paraId="0A61356F" w14:textId="77777777" w:rsidR="000A30CF" w:rsidRPr="00F443A2" w:rsidRDefault="000A30CF" w:rsidP="00F443A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0,40720535</w:t>
            </w:r>
          </w:p>
        </w:tc>
      </w:tr>
    </w:tbl>
    <w:p w14:paraId="31EB973F" w14:textId="77777777" w:rsidR="005A7283" w:rsidRDefault="005A7283" w:rsidP="002959D8">
      <w:pPr>
        <w:spacing w:after="60"/>
      </w:pPr>
    </w:p>
    <w:p w14:paraId="1BA601BB" w14:textId="456F3FE2" w:rsidR="004523F8" w:rsidRPr="005A7283" w:rsidRDefault="004523F8" w:rsidP="004523F8">
      <w:r w:rsidRPr="005A7283">
        <w:t xml:space="preserve">In </w:t>
      </w:r>
      <w:r>
        <w:t>tutte e tre le</w:t>
      </w:r>
      <w:r w:rsidRPr="005A7283">
        <w:t xml:space="preserve"> configurazione, l’uso di più processi porta a notevoli miglioramenti delle prestazioni, ma l’efficienza può diminuire quandi si usano un numero molto elevato di processori.</w:t>
      </w:r>
    </w:p>
    <w:p w14:paraId="6941EECE" w14:textId="77777777" w:rsidR="004523F8" w:rsidRDefault="004523F8" w:rsidP="0071072C">
      <w:pPr>
        <w:spacing w:after="60"/>
      </w:pPr>
    </w:p>
    <w:p w14:paraId="5D5ADFAF" w14:textId="52236B4B" w:rsidR="00900F09" w:rsidRDefault="002959D8" w:rsidP="0071072C">
      <w:pPr>
        <w:spacing w:after="60"/>
        <w:rPr>
          <w:noProof/>
        </w:rPr>
      </w:pPr>
      <w:r w:rsidRPr="00647207">
        <w:lastRenderedPageBreak/>
        <w:t>Rappresentiamo i seguenti dati su un piano cartesiano in cui sulll’asse orizzontale rappresentiamo il numero dei processori (1, 2, 4, 8) mentre sull’asse verticale il tempo d’esecuzione dell’algoritmo T(p)   :</w:t>
      </w:r>
      <w:r w:rsidRPr="00647207">
        <w:rPr>
          <w:noProof/>
        </w:rPr>
        <w:t xml:space="preserve"> </w:t>
      </w:r>
    </w:p>
    <w:p w14:paraId="7F47B8D1" w14:textId="77777777" w:rsidR="003879A5" w:rsidRPr="003879A5" w:rsidRDefault="003879A5" w:rsidP="0071072C">
      <w:pPr>
        <w:spacing w:after="60"/>
        <w:rPr>
          <w:noProof/>
        </w:rPr>
      </w:pPr>
    </w:p>
    <w:p w14:paraId="3B58242F" w14:textId="322E20DE" w:rsidR="000A30CF" w:rsidRDefault="0071072C" w:rsidP="00D046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32EB23" wp14:editId="44E1C567">
            <wp:extent cx="4426528" cy="2452254"/>
            <wp:effectExtent l="0" t="0" r="6350" b="12065"/>
            <wp:docPr id="107897427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94B2E5B" w14:textId="77777777" w:rsidR="00E33C8F" w:rsidRDefault="00E33C8F" w:rsidP="008D3EBE"/>
    <w:p w14:paraId="5D587F75" w14:textId="77777777" w:rsidR="00900F09" w:rsidRDefault="00900F09" w:rsidP="007E3C4F"/>
    <w:p w14:paraId="2A555F51" w14:textId="7E7B5AD4" w:rsidR="007E3C4F" w:rsidRPr="00647207" w:rsidRDefault="00ED7AE7" w:rsidP="007E3C4F">
      <w:r w:rsidRPr="00647207">
        <w:t xml:space="preserve">Dal grafico si evince che con 1 processore, all’aumentare di N otteniamo un numero significativo dei tempi. Man mano che ci avviciniamo </w:t>
      </w:r>
      <w:r w:rsidR="00482512" w:rsidRPr="00647207">
        <w:t>a 8 processori, il tempo tende a convergere verso un valore basso. Questo suggerisce che l’uso di più processori può accelerare notevolmente l’esecuzione del programma, specialmente per problemi di dimensione più grandi.</w:t>
      </w:r>
    </w:p>
    <w:p w14:paraId="36B154E9" w14:textId="77777777" w:rsidR="00482512" w:rsidRDefault="00482512" w:rsidP="007E3C4F"/>
    <w:p w14:paraId="3F71037A" w14:textId="5E3174DA" w:rsidR="000A30CF" w:rsidRDefault="00482512" w:rsidP="00565EF4">
      <w:r w:rsidRPr="00647207">
        <w:t>Tuttavia, è importante notare che per input di dimensioni molto piccole (come N=100), i tempi di comunicazione tra i processi possono avere un impatto</w:t>
      </w:r>
      <w:r w:rsidR="000F5A0C" w:rsidRPr="00647207">
        <w:t xml:space="preserve"> significativo sui tempi totale</w:t>
      </w:r>
      <w:r w:rsidR="00565EF4" w:rsidRPr="00647207">
        <w:t>, portando a risultati non lineari. Pertanto, per tali input, l’aumento del numero di processori potrebbe non comportare un miglioramento significativo delle prestazioni.</w:t>
      </w:r>
    </w:p>
    <w:p w14:paraId="2957AE61" w14:textId="77777777" w:rsidR="00363108" w:rsidRDefault="00363108" w:rsidP="00565EF4"/>
    <w:p w14:paraId="6D9F4871" w14:textId="77777777" w:rsidR="000A30CF" w:rsidRPr="006C1D28" w:rsidRDefault="000A30CF" w:rsidP="00737122">
      <w:pPr>
        <w:pStyle w:val="Titolo3"/>
        <w:numPr>
          <w:ilvl w:val="2"/>
          <w:numId w:val="32"/>
        </w:numPr>
        <w:rPr>
          <w:b w:val="0"/>
          <w:sz w:val="28"/>
          <w:szCs w:val="28"/>
        </w:rPr>
      </w:pPr>
      <w:bookmarkStart w:id="98" w:name="_Toc147783489"/>
      <w:bookmarkStart w:id="99" w:name="_Toc147834351"/>
      <w:r w:rsidRPr="006C1D28">
        <w:rPr>
          <w:b w:val="0"/>
          <w:sz w:val="28"/>
          <w:szCs w:val="28"/>
        </w:rPr>
        <w:t>Strategia 2</w:t>
      </w:r>
      <w:bookmarkEnd w:id="98"/>
      <w:bookmarkEnd w:id="99"/>
    </w:p>
    <w:p w14:paraId="56993E5F" w14:textId="32236041" w:rsidR="001E28F1" w:rsidRPr="001F5DFF" w:rsidRDefault="001E28F1" w:rsidP="001E28F1">
      <w:r w:rsidRPr="001F5DFF">
        <w:t xml:space="preserve">Viene analizzato il tempo di esecuzione dell’algoritmo utilizzando la strategia </w:t>
      </w:r>
      <w:r>
        <w:t xml:space="preserve">2 : </w:t>
      </w:r>
    </w:p>
    <w:p w14:paraId="5148FDBD" w14:textId="77777777" w:rsidR="00471994" w:rsidRPr="001F5DFF" w:rsidRDefault="00471994" w:rsidP="001E28F1"/>
    <w:p w14:paraId="36488A7A" w14:textId="77777777" w:rsidR="00F9466B" w:rsidRPr="003A47A2" w:rsidRDefault="00F9466B" w:rsidP="009B48AD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F9466B" w:rsidRPr="00F443A2" w14:paraId="106DA877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F5388C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71E9D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AE3904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CE08FA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3B0CFA" w14:textId="77777777" w:rsidR="00F9466B" w:rsidRPr="00F443A2" w:rsidRDefault="00F9466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A26516" w:rsidRPr="00F443A2" w14:paraId="56152C19" w14:textId="77777777">
        <w:tc>
          <w:tcPr>
            <w:tcW w:w="1025" w:type="dxa"/>
            <w:tcBorders>
              <w:top w:val="single" w:sz="12" w:space="0" w:color="auto"/>
            </w:tcBorders>
          </w:tcPr>
          <w:p w14:paraId="59E4A84F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3419B8B0" w14:textId="10D9623F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</w:tcPr>
          <w:p w14:paraId="59CF178B" w14:textId="6406A67A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000022</w:t>
            </w: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78C72701" w14:textId="4AFBCCAF" w:rsidR="00A26516" w:rsidRPr="00F443A2" w:rsidRDefault="000F5E70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0B3046B4" w14:textId="38E828BF" w:rsidR="00A26516" w:rsidRPr="00F443A2" w:rsidRDefault="000F5E70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A26516" w:rsidRPr="00F443A2" w14:paraId="2BB1AB74" w14:textId="77777777">
        <w:tc>
          <w:tcPr>
            <w:tcW w:w="1025" w:type="dxa"/>
          </w:tcPr>
          <w:p w14:paraId="0549AA94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7621AE07" w14:textId="50C261AE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</w:tcPr>
          <w:p w14:paraId="051E4094" w14:textId="62DD69E1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0000</w:t>
            </w:r>
            <w:r w:rsidR="0035572E">
              <w:rPr>
                <w:rFonts w:ascii="Times New Roman" w:hAnsi="Times New Roman" w:cs="Times New Roman"/>
                <w:sz w:val="18"/>
                <w:szCs w:val="18"/>
              </w:rPr>
              <w:t>46</w:t>
            </w: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74A00ECE" w14:textId="40F21C06" w:rsidR="00A26516" w:rsidRPr="00F443A2" w:rsidRDefault="005041D2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041D2">
              <w:rPr>
                <w:rFonts w:ascii="Times New Roman" w:hAnsi="Times New Roman" w:cs="Times New Roman"/>
                <w:sz w:val="18"/>
                <w:szCs w:val="18"/>
              </w:rPr>
              <w:t>1,97250859</w:t>
            </w:r>
          </w:p>
        </w:tc>
        <w:tc>
          <w:tcPr>
            <w:tcW w:w="1554" w:type="dxa"/>
            <w:vAlign w:val="center"/>
          </w:tcPr>
          <w:p w14:paraId="3B64F903" w14:textId="36B828AC" w:rsidR="00A26516" w:rsidRPr="00F443A2" w:rsidRDefault="00291A55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A55">
              <w:rPr>
                <w:rFonts w:ascii="Times New Roman" w:hAnsi="Times New Roman" w:cs="Times New Roman"/>
                <w:sz w:val="18"/>
                <w:szCs w:val="18"/>
              </w:rPr>
              <w:t>0,9862543</w:t>
            </w:r>
          </w:p>
        </w:tc>
      </w:tr>
      <w:tr w:rsidR="00A26516" w:rsidRPr="00F443A2" w14:paraId="0A152A27" w14:textId="77777777">
        <w:tc>
          <w:tcPr>
            <w:tcW w:w="1025" w:type="dxa"/>
          </w:tcPr>
          <w:p w14:paraId="5A0B3FEE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7CA06F8A" w14:textId="425A3C24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</w:tcPr>
          <w:p w14:paraId="31E3F86B" w14:textId="581F98D1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0000</w:t>
            </w:r>
            <w:r w:rsidR="00934E00">
              <w:rPr>
                <w:rFonts w:ascii="Times New Roman" w:hAnsi="Times New Roman" w:cs="Times New Roman"/>
                <w:sz w:val="18"/>
                <w:szCs w:val="18"/>
              </w:rPr>
              <w:t>43</w:t>
            </w: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11BE014F" w14:textId="306E497F" w:rsidR="00A26516" w:rsidRPr="00F443A2" w:rsidRDefault="009E7321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E7321">
              <w:rPr>
                <w:rFonts w:ascii="Times New Roman" w:hAnsi="Times New Roman" w:cs="Times New Roman"/>
                <w:sz w:val="18"/>
                <w:szCs w:val="18"/>
              </w:rPr>
              <w:t>3,49290061</w:t>
            </w:r>
          </w:p>
        </w:tc>
        <w:tc>
          <w:tcPr>
            <w:tcW w:w="1554" w:type="dxa"/>
            <w:vAlign w:val="center"/>
          </w:tcPr>
          <w:p w14:paraId="4144DE69" w14:textId="31E9AC49" w:rsidR="00A26516" w:rsidRPr="00F443A2" w:rsidRDefault="007371F1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371F1">
              <w:rPr>
                <w:rFonts w:ascii="Times New Roman" w:hAnsi="Times New Roman" w:cs="Times New Roman"/>
                <w:sz w:val="18"/>
                <w:szCs w:val="18"/>
              </w:rPr>
              <w:t>0,87322515</w:t>
            </w:r>
          </w:p>
        </w:tc>
      </w:tr>
      <w:tr w:rsidR="00A26516" w:rsidRPr="00F443A2" w14:paraId="7543FF17" w14:textId="77777777">
        <w:trPr>
          <w:trHeight w:val="294"/>
        </w:trPr>
        <w:tc>
          <w:tcPr>
            <w:tcW w:w="1025" w:type="dxa"/>
          </w:tcPr>
          <w:p w14:paraId="68FEE2FF" w14:textId="77777777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15573FC2" w14:textId="5C1A6D3F" w:rsidR="00A26516" w:rsidRPr="00F443A2" w:rsidRDefault="00A26516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</w:tcPr>
          <w:p w14:paraId="4F35B743" w14:textId="31949E67" w:rsidR="00A26516" w:rsidRPr="00F443A2" w:rsidRDefault="00981B67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1B67">
              <w:rPr>
                <w:rFonts w:ascii="Times New Roman" w:hAnsi="Times New Roman" w:cs="Times New Roman"/>
                <w:sz w:val="18"/>
                <w:szCs w:val="18"/>
              </w:rPr>
              <w:t>0.000074</w:t>
            </w:r>
            <w:r w:rsidR="005F383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A26516" w:rsidRPr="00F443A2">
              <w:rPr>
                <w:rFonts w:ascii="Times New Roman" w:hAnsi="Times New Roman" w:cs="Times New Roman"/>
                <w:sz w:val="18"/>
                <w:szCs w:val="18"/>
              </w:rPr>
              <w:t>s</w:t>
            </w:r>
          </w:p>
        </w:tc>
        <w:tc>
          <w:tcPr>
            <w:tcW w:w="1554" w:type="dxa"/>
            <w:vAlign w:val="center"/>
          </w:tcPr>
          <w:p w14:paraId="5AC4719C" w14:textId="4936D5C3" w:rsidR="00A26516" w:rsidRPr="00F443A2" w:rsidRDefault="000615EC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615EC">
              <w:rPr>
                <w:rFonts w:ascii="Times New Roman" w:hAnsi="Times New Roman" w:cs="Times New Roman"/>
                <w:sz w:val="18"/>
                <w:szCs w:val="18"/>
              </w:rPr>
              <w:t>61,5</w:t>
            </w:r>
          </w:p>
        </w:tc>
        <w:tc>
          <w:tcPr>
            <w:tcW w:w="1554" w:type="dxa"/>
            <w:vAlign w:val="center"/>
          </w:tcPr>
          <w:p w14:paraId="3D475992" w14:textId="2666CCD9" w:rsidR="00A26516" w:rsidRPr="00F443A2" w:rsidRDefault="005E09A7" w:rsidP="00A2651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E09A7">
              <w:rPr>
                <w:rFonts w:ascii="Times New Roman" w:hAnsi="Times New Roman" w:cs="Times New Roman"/>
                <w:sz w:val="18"/>
                <w:szCs w:val="18"/>
              </w:rPr>
              <w:t>7,6875</w:t>
            </w:r>
          </w:p>
        </w:tc>
      </w:tr>
    </w:tbl>
    <w:p w14:paraId="0CE451A2" w14:textId="77777777" w:rsidR="009B48AD" w:rsidRPr="00AB7DE6" w:rsidRDefault="009B48AD" w:rsidP="004B6887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9B48AD" w:rsidRPr="00F443A2" w14:paraId="7A1912F0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C799C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7233A3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339F26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6D51B8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E4BC4F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9B48AD" w:rsidRPr="00F443A2" w14:paraId="59031746" w14:textId="77777777">
        <w:tc>
          <w:tcPr>
            <w:tcW w:w="1025" w:type="dxa"/>
            <w:tcBorders>
              <w:top w:val="single" w:sz="12" w:space="0" w:color="auto"/>
            </w:tcBorders>
          </w:tcPr>
          <w:p w14:paraId="2EF88523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0F18649D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</w:tcPr>
          <w:p w14:paraId="35D886CB" w14:textId="67A2C80B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A5D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2A5D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341071</w:t>
            </w:r>
            <w:r w:rsidR="00235A4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4EB7F695" w14:textId="31AC467C" w:rsidR="009B48AD" w:rsidRPr="00F443A2" w:rsidRDefault="00A32E8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027B8DFF" w14:textId="3918C44F" w:rsidR="009B48AD" w:rsidRPr="00F443A2" w:rsidRDefault="00A32E8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9B48AD" w:rsidRPr="00F443A2" w14:paraId="3FCDB3F5" w14:textId="77777777">
        <w:tc>
          <w:tcPr>
            <w:tcW w:w="1025" w:type="dxa"/>
          </w:tcPr>
          <w:p w14:paraId="66A0B5A4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3E6543EC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4DEB8B6D" w14:textId="60456EEA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172471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6050B481" w14:textId="690C5C22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3464F">
              <w:rPr>
                <w:rFonts w:ascii="Times New Roman" w:hAnsi="Times New Roman" w:cs="Times New Roman"/>
                <w:sz w:val="18"/>
                <w:szCs w:val="18"/>
              </w:rPr>
              <w:t>1,97401468</w:t>
            </w:r>
          </w:p>
        </w:tc>
        <w:tc>
          <w:tcPr>
            <w:tcW w:w="1554" w:type="dxa"/>
            <w:vAlign w:val="center"/>
          </w:tcPr>
          <w:p w14:paraId="1329A5E3" w14:textId="5BD81A98" w:rsidR="009B48AD" w:rsidRPr="00F443A2" w:rsidRDefault="002C5C36" w:rsidP="00DA719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C6E78">
              <w:rPr>
                <w:rFonts w:ascii="Times New Roman" w:hAnsi="Times New Roman" w:cs="Times New Roman"/>
                <w:sz w:val="18"/>
                <w:szCs w:val="18"/>
              </w:rPr>
              <w:t>0,98700734</w:t>
            </w:r>
          </w:p>
        </w:tc>
      </w:tr>
      <w:tr w:rsidR="009B48AD" w:rsidRPr="00F443A2" w14:paraId="7E4BAE8F" w14:textId="77777777">
        <w:tc>
          <w:tcPr>
            <w:tcW w:w="1025" w:type="dxa"/>
          </w:tcPr>
          <w:p w14:paraId="517D8436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5745ED06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30A2DE1D" w14:textId="77FF9956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108817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732FDDB1" w14:textId="0D71A941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90F6A">
              <w:rPr>
                <w:rFonts w:ascii="Times New Roman" w:hAnsi="Times New Roman" w:cs="Times New Roman"/>
                <w:sz w:val="18"/>
                <w:szCs w:val="18"/>
              </w:rPr>
              <w:t>3,1560594</w:t>
            </w:r>
          </w:p>
        </w:tc>
        <w:tc>
          <w:tcPr>
            <w:tcW w:w="1554" w:type="dxa"/>
            <w:vAlign w:val="center"/>
          </w:tcPr>
          <w:p w14:paraId="0E58C35E" w14:textId="626E5A49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66D06">
              <w:rPr>
                <w:rFonts w:ascii="Times New Roman" w:hAnsi="Times New Roman" w:cs="Times New Roman"/>
                <w:sz w:val="18"/>
                <w:szCs w:val="18"/>
              </w:rPr>
              <w:t>0,78901485</w:t>
            </w:r>
          </w:p>
        </w:tc>
      </w:tr>
      <w:tr w:rsidR="009B48AD" w:rsidRPr="00F443A2" w14:paraId="53EB5499" w14:textId="77777777">
        <w:trPr>
          <w:trHeight w:val="294"/>
        </w:trPr>
        <w:tc>
          <w:tcPr>
            <w:tcW w:w="1025" w:type="dxa"/>
          </w:tcPr>
          <w:p w14:paraId="387493BE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6B54BA29" w14:textId="77777777" w:rsidR="009B48AD" w:rsidRPr="00F443A2" w:rsidRDefault="009B48A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</w:tcPr>
          <w:p w14:paraId="2C76A471" w14:textId="1611EAA4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105319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554" w:type="dxa"/>
            <w:vAlign w:val="center"/>
          </w:tcPr>
          <w:p w14:paraId="5E8F4BF4" w14:textId="75A47983" w:rsidR="009B48AD" w:rsidRPr="00F443A2" w:rsidRDefault="002C5C36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05BD4">
              <w:rPr>
                <w:rFonts w:ascii="Times New Roman" w:hAnsi="Times New Roman" w:cs="Times New Roman"/>
                <w:sz w:val="18"/>
                <w:szCs w:val="18"/>
              </w:rPr>
              <w:t>3,23593648</w:t>
            </w:r>
          </w:p>
        </w:tc>
        <w:tc>
          <w:tcPr>
            <w:tcW w:w="1554" w:type="dxa"/>
            <w:vAlign w:val="center"/>
          </w:tcPr>
          <w:p w14:paraId="3A61C5BA" w14:textId="034C807F" w:rsidR="009B48AD" w:rsidRPr="00F443A2" w:rsidRDefault="002C5C36" w:rsidP="003D479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97405">
              <w:rPr>
                <w:rFonts w:ascii="Times New Roman" w:hAnsi="Times New Roman" w:cs="Times New Roman"/>
                <w:sz w:val="18"/>
                <w:szCs w:val="18"/>
              </w:rPr>
              <w:t>0,40449206</w:t>
            </w:r>
          </w:p>
        </w:tc>
      </w:tr>
    </w:tbl>
    <w:p w14:paraId="16FDF647" w14:textId="77777777" w:rsidR="006C1D28" w:rsidRDefault="006C1D28" w:rsidP="004B6887"/>
    <w:p w14:paraId="488A790A" w14:textId="77777777" w:rsidR="000A2E0D" w:rsidRPr="000A2E0D" w:rsidRDefault="000A2E0D" w:rsidP="004B6887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08"/>
        <w:gridCol w:w="1810"/>
        <w:gridCol w:w="1594"/>
        <w:gridCol w:w="1361"/>
        <w:gridCol w:w="1367"/>
      </w:tblGrid>
      <w:tr w:rsidR="00771E21" w:rsidRPr="00F443A2" w14:paraId="774AADDB" w14:textId="77777777"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062D7D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0BD17B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0109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3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3914C5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DE756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771E21" w:rsidRPr="00F443A2" w14:paraId="11A8DC87" w14:textId="77777777">
        <w:tc>
          <w:tcPr>
            <w:tcW w:w="1208" w:type="dxa"/>
            <w:tcBorders>
              <w:top w:val="single" w:sz="12" w:space="0" w:color="auto"/>
            </w:tcBorders>
          </w:tcPr>
          <w:p w14:paraId="06FCA8AB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10" w:type="dxa"/>
            <w:tcBorders>
              <w:top w:val="single" w:sz="12" w:space="0" w:color="auto"/>
            </w:tcBorders>
          </w:tcPr>
          <w:p w14:paraId="25DF503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tcBorders>
              <w:top w:val="single" w:sz="12" w:space="0" w:color="auto"/>
            </w:tcBorders>
            <w:vAlign w:val="center"/>
          </w:tcPr>
          <w:p w14:paraId="0314E1EA" w14:textId="14A6FC76" w:rsidR="004B6887" w:rsidRPr="00F443A2" w:rsidRDefault="00842E1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851029</w:t>
            </w:r>
            <w:r w:rsidR="0089096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 </w:t>
            </w:r>
          </w:p>
        </w:tc>
        <w:tc>
          <w:tcPr>
            <w:tcW w:w="1361" w:type="dxa"/>
            <w:tcBorders>
              <w:top w:val="single" w:sz="12" w:space="0" w:color="auto"/>
            </w:tcBorders>
            <w:vAlign w:val="center"/>
          </w:tcPr>
          <w:p w14:paraId="532B8D9F" w14:textId="1CB4F1D4" w:rsidR="004B6887" w:rsidRPr="00F443A2" w:rsidRDefault="00771E2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367" w:type="dxa"/>
            <w:tcBorders>
              <w:top w:val="single" w:sz="12" w:space="0" w:color="auto"/>
            </w:tcBorders>
            <w:vAlign w:val="center"/>
          </w:tcPr>
          <w:p w14:paraId="48E4EEC5" w14:textId="64AE0437" w:rsidR="004B6887" w:rsidRPr="00F443A2" w:rsidRDefault="00771E2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771E21" w:rsidRPr="00F443A2" w14:paraId="7E6FAE12" w14:textId="77777777">
        <w:tc>
          <w:tcPr>
            <w:tcW w:w="1208" w:type="dxa"/>
          </w:tcPr>
          <w:p w14:paraId="1620DC2C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10" w:type="dxa"/>
          </w:tcPr>
          <w:p w14:paraId="05AB2F26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133C69E6" w14:textId="039A93B0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="00603B0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445358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361" w:type="dxa"/>
            <w:vAlign w:val="center"/>
          </w:tcPr>
          <w:p w14:paraId="0FB74CA9" w14:textId="7E7B05D2" w:rsidR="004B6887" w:rsidRPr="00F443A2" w:rsidRDefault="00F359A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359A0">
              <w:rPr>
                <w:rFonts w:ascii="Times New Roman" w:hAnsi="Times New Roman" w:cs="Times New Roman"/>
                <w:sz w:val="18"/>
                <w:szCs w:val="18"/>
              </w:rPr>
              <w:t>1,91806129</w:t>
            </w:r>
          </w:p>
        </w:tc>
        <w:tc>
          <w:tcPr>
            <w:tcW w:w="1367" w:type="dxa"/>
            <w:vAlign w:val="center"/>
          </w:tcPr>
          <w:p w14:paraId="0604BA67" w14:textId="47FBBCF4" w:rsidR="004B6887" w:rsidRPr="00F443A2" w:rsidRDefault="00F6481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64815">
              <w:rPr>
                <w:rFonts w:ascii="Times New Roman" w:hAnsi="Times New Roman" w:cs="Times New Roman"/>
                <w:sz w:val="18"/>
                <w:szCs w:val="18"/>
              </w:rPr>
              <w:t>0,95903064</w:t>
            </w:r>
          </w:p>
        </w:tc>
      </w:tr>
      <w:tr w:rsidR="00771E21" w:rsidRPr="00F443A2" w14:paraId="04EF4BED" w14:textId="77777777">
        <w:tc>
          <w:tcPr>
            <w:tcW w:w="1208" w:type="dxa"/>
          </w:tcPr>
          <w:p w14:paraId="1D75F2A2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10" w:type="dxa"/>
          </w:tcPr>
          <w:p w14:paraId="50EA01B3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3C50097E" w14:textId="1637E653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 w:rsid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268073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361" w:type="dxa"/>
            <w:vAlign w:val="center"/>
          </w:tcPr>
          <w:p w14:paraId="6588FBF7" w14:textId="0099DFFD" w:rsidR="004B6887" w:rsidRPr="00F443A2" w:rsidRDefault="0009765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97654">
              <w:rPr>
                <w:rFonts w:ascii="Times New Roman" w:hAnsi="Times New Roman" w:cs="Times New Roman"/>
                <w:sz w:val="18"/>
                <w:szCs w:val="18"/>
              </w:rPr>
              <w:t>3,18218574</w:t>
            </w:r>
          </w:p>
        </w:tc>
        <w:tc>
          <w:tcPr>
            <w:tcW w:w="1367" w:type="dxa"/>
            <w:vAlign w:val="center"/>
          </w:tcPr>
          <w:p w14:paraId="533720B9" w14:textId="68FA476B" w:rsidR="004B6887" w:rsidRPr="00F443A2" w:rsidRDefault="00556AD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56ADE">
              <w:rPr>
                <w:rFonts w:ascii="Times New Roman" w:hAnsi="Times New Roman" w:cs="Times New Roman"/>
                <w:sz w:val="18"/>
                <w:szCs w:val="18"/>
              </w:rPr>
              <w:t>0,79554643</w:t>
            </w:r>
          </w:p>
        </w:tc>
      </w:tr>
      <w:tr w:rsidR="00771E21" w:rsidRPr="00F443A2" w14:paraId="381A47E7" w14:textId="77777777">
        <w:trPr>
          <w:trHeight w:val="294"/>
        </w:trPr>
        <w:tc>
          <w:tcPr>
            <w:tcW w:w="1208" w:type="dxa"/>
          </w:tcPr>
          <w:p w14:paraId="6B407A18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10" w:type="dxa"/>
          </w:tcPr>
          <w:p w14:paraId="2398D0FF" w14:textId="77777777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94" w:type="dxa"/>
            <w:vAlign w:val="center"/>
          </w:tcPr>
          <w:p w14:paraId="38969E3B" w14:textId="38029410" w:rsidR="004B6887" w:rsidRPr="00F443A2" w:rsidRDefault="004B688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</w:t>
            </w:r>
            <w:r w:rsidR="00842E1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261382</w:t>
            </w:r>
            <w:r w:rsidRPr="00F443A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  <w:tc>
          <w:tcPr>
            <w:tcW w:w="1361" w:type="dxa"/>
            <w:vAlign w:val="center"/>
          </w:tcPr>
          <w:p w14:paraId="0540FDE0" w14:textId="26F4623F" w:rsidR="004B6887" w:rsidRPr="00F443A2" w:rsidRDefault="004C4B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C4B6B">
              <w:rPr>
                <w:rFonts w:ascii="Times New Roman" w:hAnsi="Times New Roman" w:cs="Times New Roman"/>
                <w:sz w:val="18"/>
                <w:szCs w:val="18"/>
              </w:rPr>
              <w:t>3,2576428</w:t>
            </w:r>
          </w:p>
        </w:tc>
        <w:tc>
          <w:tcPr>
            <w:tcW w:w="1367" w:type="dxa"/>
            <w:vAlign w:val="center"/>
          </w:tcPr>
          <w:p w14:paraId="295835F2" w14:textId="6DA5B71E" w:rsidR="004B6887" w:rsidRPr="00F443A2" w:rsidRDefault="004A0EE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A0EE8">
              <w:rPr>
                <w:rFonts w:ascii="Times New Roman" w:hAnsi="Times New Roman" w:cs="Times New Roman"/>
                <w:sz w:val="18"/>
                <w:szCs w:val="18"/>
              </w:rPr>
              <w:t>0,40720535</w:t>
            </w:r>
          </w:p>
        </w:tc>
      </w:tr>
    </w:tbl>
    <w:p w14:paraId="40E7192A" w14:textId="77777777" w:rsidR="00931B8B" w:rsidRDefault="00931B8B" w:rsidP="004B6887"/>
    <w:p w14:paraId="6097B22A" w14:textId="77777777" w:rsidR="00076A40" w:rsidRDefault="00076A40" w:rsidP="004B6887"/>
    <w:p w14:paraId="2F8FD468" w14:textId="6246A76E" w:rsidR="002D37A1" w:rsidRDefault="00931B8B" w:rsidP="00931B8B">
      <w:pPr>
        <w:spacing w:after="60"/>
      </w:pPr>
      <w:r w:rsidRPr="00931B8B">
        <w:t>Rappresentiamo i seguenti dati su un piano cartesiano in cui sulll’asse orizzontale rappresentiamo il numero dei processori (1, 2, 4, 8) mentre sull’asse verticale il tempo d’esecuzione dell’algoritmo T(p). Dove mettiamo a confronto T(p) al cambiare dell’input N.</w:t>
      </w:r>
    </w:p>
    <w:p w14:paraId="79D2DC64" w14:textId="77777777" w:rsidR="002D37A1" w:rsidRDefault="002D37A1" w:rsidP="00931B8B">
      <w:pPr>
        <w:spacing w:after="60"/>
      </w:pPr>
    </w:p>
    <w:p w14:paraId="4B778CE6" w14:textId="2C1DD7D4" w:rsidR="00770A8D" w:rsidRDefault="006872B7" w:rsidP="002D37A1">
      <w:pPr>
        <w:spacing w:after="60"/>
        <w:jc w:val="center"/>
      </w:pPr>
      <w:r>
        <w:rPr>
          <w:noProof/>
        </w:rPr>
        <w:drawing>
          <wp:inline distT="0" distB="0" distL="0" distR="0" wp14:anchorId="25C7AD33" wp14:editId="28390125">
            <wp:extent cx="4222750" cy="2495774"/>
            <wp:effectExtent l="0" t="0" r="6350" b="6350"/>
            <wp:docPr id="104291816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3C44690" w14:textId="77777777" w:rsidR="00AA72B6" w:rsidRPr="00931B8B" w:rsidRDefault="00AA72B6" w:rsidP="00931B8B">
      <w:pPr>
        <w:spacing w:after="60"/>
      </w:pPr>
    </w:p>
    <w:p w14:paraId="3AAD9CB3" w14:textId="3AB01590" w:rsidR="0071072C" w:rsidRDefault="0071072C" w:rsidP="00363108">
      <w:pPr>
        <w:jc w:val="center"/>
      </w:pPr>
    </w:p>
    <w:p w14:paraId="24F206D2" w14:textId="4966EB9E" w:rsidR="00F84A8F" w:rsidRPr="004667A1" w:rsidRDefault="004667A1" w:rsidP="00C97934">
      <w:pPr>
        <w:spacing w:after="60"/>
      </w:pPr>
      <w:r>
        <w:t>Si evince che l’aumento del numero di processori porta a un miglioramento significativo delle prestazioni in tutte e tre le configurazioni, con una diminuzione del tempo di esecuzione e un aumento di S(P). Tuttavia, è importante notare che l’efficienza E(P) può variare e può essere influenzata da fattori come la comunicaizone tra i processi.</w:t>
      </w:r>
    </w:p>
    <w:p w14:paraId="12AB1130" w14:textId="77777777" w:rsidR="000A30CF" w:rsidRPr="006C1D28" w:rsidRDefault="000A30CF" w:rsidP="00737122">
      <w:pPr>
        <w:pStyle w:val="Titolo3"/>
        <w:numPr>
          <w:ilvl w:val="2"/>
          <w:numId w:val="32"/>
        </w:numPr>
        <w:rPr>
          <w:b w:val="0"/>
          <w:sz w:val="28"/>
          <w:szCs w:val="28"/>
        </w:rPr>
      </w:pPr>
      <w:bookmarkStart w:id="100" w:name="_Toc147783490"/>
      <w:bookmarkStart w:id="101" w:name="_Toc147834352"/>
      <w:r w:rsidRPr="006C1D28">
        <w:rPr>
          <w:b w:val="0"/>
          <w:sz w:val="28"/>
          <w:szCs w:val="28"/>
        </w:rPr>
        <w:lastRenderedPageBreak/>
        <w:t>Strategia 3</w:t>
      </w:r>
      <w:bookmarkEnd w:id="100"/>
      <w:bookmarkEnd w:id="101"/>
    </w:p>
    <w:p w14:paraId="47BF14C3" w14:textId="68826B33" w:rsidR="000A30CF" w:rsidRPr="00336202" w:rsidRDefault="00896168" w:rsidP="000A30CF">
      <w:r w:rsidRPr="00896168">
        <w:t xml:space="preserve">Viene analizzato il tempo di esecuzione dell’algoritmo utilizzando la strategia </w:t>
      </w:r>
      <w:r>
        <w:t>3</w:t>
      </w:r>
      <w:r w:rsidRPr="00896168">
        <w:t xml:space="preserve"> : </w:t>
      </w:r>
    </w:p>
    <w:p w14:paraId="38A14FDB" w14:textId="2225DBC5" w:rsidR="000A30CF" w:rsidRPr="00F44DD9" w:rsidRDefault="00CB00F4" w:rsidP="00F44DD9">
      <w:pPr>
        <w:pStyle w:val="Firstparagraph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3B2216" w:rsidRPr="00F443A2" w14:paraId="25AE86C0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8BC8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56041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E73619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135E2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109B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B2216" w:rsidRPr="00F443A2" w14:paraId="10B979D6" w14:textId="77777777">
        <w:tc>
          <w:tcPr>
            <w:tcW w:w="1025" w:type="dxa"/>
            <w:tcBorders>
              <w:top w:val="single" w:sz="12" w:space="0" w:color="auto"/>
            </w:tcBorders>
          </w:tcPr>
          <w:p w14:paraId="3374425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0E223EEE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  <w:vAlign w:val="center"/>
          </w:tcPr>
          <w:p w14:paraId="52D4E7D5" w14:textId="57EDE9F1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0,003367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4CCEB922" w14:textId="48E17D29" w:rsidR="003B2216" w:rsidRPr="00F44DD9" w:rsidRDefault="00B63B5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31A136A1" w14:textId="384846C5" w:rsidR="003B2216" w:rsidRPr="00F44DD9" w:rsidRDefault="00B63B5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B2216" w:rsidRPr="00F443A2" w14:paraId="6DA41379" w14:textId="77777777">
        <w:tc>
          <w:tcPr>
            <w:tcW w:w="1025" w:type="dxa"/>
          </w:tcPr>
          <w:p w14:paraId="3683B4D3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75BCD153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vAlign w:val="center"/>
          </w:tcPr>
          <w:p w14:paraId="67B752B6" w14:textId="0AF675B9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0,001727</w:t>
            </w:r>
          </w:p>
        </w:tc>
        <w:tc>
          <w:tcPr>
            <w:tcW w:w="1554" w:type="dxa"/>
            <w:vAlign w:val="center"/>
          </w:tcPr>
          <w:p w14:paraId="7EED102B" w14:textId="542B7F76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1,949623625</w:t>
            </w:r>
          </w:p>
        </w:tc>
        <w:tc>
          <w:tcPr>
            <w:tcW w:w="1554" w:type="dxa"/>
            <w:vAlign w:val="center"/>
          </w:tcPr>
          <w:p w14:paraId="67922BB8" w14:textId="716D2F85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0,974811812</w:t>
            </w:r>
          </w:p>
        </w:tc>
      </w:tr>
      <w:tr w:rsidR="003B2216" w:rsidRPr="00F443A2" w14:paraId="30AF6C66" w14:textId="77777777">
        <w:tc>
          <w:tcPr>
            <w:tcW w:w="1025" w:type="dxa"/>
          </w:tcPr>
          <w:p w14:paraId="4A8BFCC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776DF0E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vAlign w:val="center"/>
          </w:tcPr>
          <w:p w14:paraId="4FBFC31B" w14:textId="10742F8F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0,00898</w:t>
            </w:r>
          </w:p>
        </w:tc>
        <w:tc>
          <w:tcPr>
            <w:tcW w:w="1554" w:type="dxa"/>
            <w:vAlign w:val="center"/>
          </w:tcPr>
          <w:p w14:paraId="0AACBFF3" w14:textId="4A46ABEA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0,374944321</w:t>
            </w:r>
          </w:p>
        </w:tc>
        <w:tc>
          <w:tcPr>
            <w:tcW w:w="1554" w:type="dxa"/>
            <w:vAlign w:val="center"/>
          </w:tcPr>
          <w:p w14:paraId="204C784A" w14:textId="2E11D8B7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0,09373608</w:t>
            </w:r>
          </w:p>
        </w:tc>
      </w:tr>
      <w:tr w:rsidR="003B2216" w:rsidRPr="00F443A2" w14:paraId="4386F7EE" w14:textId="77777777">
        <w:trPr>
          <w:trHeight w:val="294"/>
        </w:trPr>
        <w:tc>
          <w:tcPr>
            <w:tcW w:w="1025" w:type="dxa"/>
          </w:tcPr>
          <w:p w14:paraId="54DE63C3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72A6207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800.000</w:t>
            </w:r>
          </w:p>
        </w:tc>
        <w:tc>
          <w:tcPr>
            <w:tcW w:w="1509" w:type="dxa"/>
            <w:vAlign w:val="center"/>
          </w:tcPr>
          <w:p w14:paraId="6A380291" w14:textId="74203B61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0,00493</w:t>
            </w:r>
          </w:p>
        </w:tc>
        <w:tc>
          <w:tcPr>
            <w:tcW w:w="1554" w:type="dxa"/>
            <w:vAlign w:val="center"/>
          </w:tcPr>
          <w:p w14:paraId="01C75B42" w14:textId="07FB9CAE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0,68296146</w:t>
            </w:r>
          </w:p>
        </w:tc>
        <w:tc>
          <w:tcPr>
            <w:tcW w:w="1554" w:type="dxa"/>
            <w:vAlign w:val="center"/>
          </w:tcPr>
          <w:p w14:paraId="580499A3" w14:textId="269C619E" w:rsidR="003B2216" w:rsidRPr="00F44DD9" w:rsidRDefault="00223842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0,085370183</w:t>
            </w:r>
          </w:p>
        </w:tc>
      </w:tr>
    </w:tbl>
    <w:p w14:paraId="2164017E" w14:textId="77777777" w:rsidR="003B2216" w:rsidRDefault="003B2216" w:rsidP="00F44DD9">
      <w:pPr>
        <w:jc w:val="center"/>
        <w:rPr>
          <w:sz w:val="18"/>
          <w:szCs w:val="18"/>
        </w:rPr>
      </w:pPr>
    </w:p>
    <w:p w14:paraId="35019560" w14:textId="77777777" w:rsidR="00CB00F4" w:rsidRPr="00F44DD9" w:rsidRDefault="00CB00F4" w:rsidP="00F44DD9">
      <w:pPr>
        <w:jc w:val="center"/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25"/>
        <w:gridCol w:w="1698"/>
        <w:gridCol w:w="1509"/>
        <w:gridCol w:w="1554"/>
        <w:gridCol w:w="1554"/>
      </w:tblGrid>
      <w:tr w:rsidR="003B2216" w:rsidRPr="00F443A2" w14:paraId="3B75AF4E" w14:textId="77777777">
        <w:tc>
          <w:tcPr>
            <w:tcW w:w="1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9FFBD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F4BBA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CF7572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95B6B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95233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B2216" w:rsidRPr="00F443A2" w14:paraId="649EEC69" w14:textId="77777777">
        <w:tc>
          <w:tcPr>
            <w:tcW w:w="1025" w:type="dxa"/>
            <w:tcBorders>
              <w:top w:val="single" w:sz="12" w:space="0" w:color="auto"/>
            </w:tcBorders>
          </w:tcPr>
          <w:p w14:paraId="2CD31C94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698" w:type="dxa"/>
            <w:tcBorders>
              <w:top w:val="single" w:sz="12" w:space="0" w:color="auto"/>
            </w:tcBorders>
          </w:tcPr>
          <w:p w14:paraId="39FC1A0E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tcBorders>
              <w:top w:val="single" w:sz="12" w:space="0" w:color="auto"/>
            </w:tcBorders>
            <w:vAlign w:val="center"/>
          </w:tcPr>
          <w:p w14:paraId="17805F15" w14:textId="485E27B7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0,341128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32CC73DC" w14:textId="62295933" w:rsidR="003B2216" w:rsidRPr="00F44DD9" w:rsidRDefault="0065447E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4" w:type="dxa"/>
            <w:tcBorders>
              <w:top w:val="single" w:sz="12" w:space="0" w:color="auto"/>
            </w:tcBorders>
            <w:vAlign w:val="center"/>
          </w:tcPr>
          <w:p w14:paraId="6885807B" w14:textId="7E387A20" w:rsidR="003B2216" w:rsidRPr="00F44DD9" w:rsidRDefault="0065447E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B2216" w:rsidRPr="00F443A2" w14:paraId="43B30764" w14:textId="77777777">
        <w:tc>
          <w:tcPr>
            <w:tcW w:w="1025" w:type="dxa"/>
          </w:tcPr>
          <w:p w14:paraId="3FE07068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698" w:type="dxa"/>
          </w:tcPr>
          <w:p w14:paraId="20450DB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vAlign w:val="center"/>
          </w:tcPr>
          <w:p w14:paraId="142BE758" w14:textId="6609ECF4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0,177774</w:t>
            </w:r>
          </w:p>
        </w:tc>
        <w:tc>
          <w:tcPr>
            <w:tcW w:w="1554" w:type="dxa"/>
            <w:vAlign w:val="center"/>
          </w:tcPr>
          <w:p w14:paraId="7356E7D8" w14:textId="578FE5F3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1,918885776</w:t>
            </w:r>
          </w:p>
        </w:tc>
        <w:tc>
          <w:tcPr>
            <w:tcW w:w="1554" w:type="dxa"/>
            <w:vAlign w:val="center"/>
          </w:tcPr>
          <w:p w14:paraId="6809313E" w14:textId="2323712F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0,959442888</w:t>
            </w:r>
          </w:p>
        </w:tc>
      </w:tr>
      <w:tr w:rsidR="003B2216" w:rsidRPr="00F443A2" w14:paraId="078DD7BE" w14:textId="77777777">
        <w:tc>
          <w:tcPr>
            <w:tcW w:w="1025" w:type="dxa"/>
          </w:tcPr>
          <w:p w14:paraId="462F686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698" w:type="dxa"/>
          </w:tcPr>
          <w:p w14:paraId="23C653C0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vAlign w:val="center"/>
          </w:tcPr>
          <w:p w14:paraId="0A87B609" w14:textId="7396E5CB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0,10794</w:t>
            </w:r>
          </w:p>
        </w:tc>
        <w:tc>
          <w:tcPr>
            <w:tcW w:w="1554" w:type="dxa"/>
            <w:vAlign w:val="center"/>
          </w:tcPr>
          <w:p w14:paraId="135F1D1D" w14:textId="6BB232A5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3,160348342</w:t>
            </w:r>
          </w:p>
        </w:tc>
        <w:tc>
          <w:tcPr>
            <w:tcW w:w="1554" w:type="dxa"/>
            <w:vAlign w:val="center"/>
          </w:tcPr>
          <w:p w14:paraId="42EC8A99" w14:textId="7B75C55C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0,790087085</w:t>
            </w:r>
          </w:p>
        </w:tc>
      </w:tr>
      <w:tr w:rsidR="003B2216" w:rsidRPr="00F443A2" w14:paraId="14516F58" w14:textId="77777777">
        <w:trPr>
          <w:trHeight w:val="294"/>
        </w:trPr>
        <w:tc>
          <w:tcPr>
            <w:tcW w:w="1025" w:type="dxa"/>
          </w:tcPr>
          <w:p w14:paraId="679A446D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698" w:type="dxa"/>
          </w:tcPr>
          <w:p w14:paraId="243FF07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80.000.000</w:t>
            </w:r>
          </w:p>
        </w:tc>
        <w:tc>
          <w:tcPr>
            <w:tcW w:w="1509" w:type="dxa"/>
            <w:vAlign w:val="center"/>
          </w:tcPr>
          <w:p w14:paraId="43F93ADB" w14:textId="4A3422BB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0,105088</w:t>
            </w:r>
          </w:p>
        </w:tc>
        <w:tc>
          <w:tcPr>
            <w:tcW w:w="1554" w:type="dxa"/>
            <w:vAlign w:val="center"/>
          </w:tcPr>
          <w:p w14:paraId="4B53C8C9" w14:textId="2A091CE0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3,24611754</w:t>
            </w:r>
          </w:p>
        </w:tc>
        <w:tc>
          <w:tcPr>
            <w:tcW w:w="1554" w:type="dxa"/>
            <w:vAlign w:val="center"/>
          </w:tcPr>
          <w:p w14:paraId="684AB011" w14:textId="7D50AE87" w:rsidR="003B2216" w:rsidRPr="00F44DD9" w:rsidRDefault="00143D95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0,405764692</w:t>
            </w:r>
          </w:p>
        </w:tc>
      </w:tr>
    </w:tbl>
    <w:p w14:paraId="13293D6A" w14:textId="77777777" w:rsidR="003B2216" w:rsidRPr="00F44DD9" w:rsidRDefault="003B2216" w:rsidP="00F44DD9">
      <w:pPr>
        <w:jc w:val="center"/>
        <w:rPr>
          <w:sz w:val="18"/>
          <w:szCs w:val="18"/>
        </w:rPr>
      </w:pPr>
    </w:p>
    <w:p w14:paraId="61A56C5C" w14:textId="77777777" w:rsidR="0065496A" w:rsidRPr="00F44DD9" w:rsidRDefault="0065496A" w:rsidP="0065496A">
      <w:pPr>
        <w:rPr>
          <w:sz w:val="18"/>
          <w:szCs w:val="1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8"/>
        <w:gridCol w:w="1734"/>
        <w:gridCol w:w="1516"/>
        <w:gridCol w:w="1501"/>
        <w:gridCol w:w="1501"/>
      </w:tblGrid>
      <w:tr w:rsidR="003B2216" w:rsidRPr="00F443A2" w14:paraId="63D3847A" w14:textId="77777777" w:rsidTr="007A4E7F">
        <w:tc>
          <w:tcPr>
            <w:tcW w:w="10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04EE37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17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337EA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15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8FDD15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T(p)</w:t>
            </w:r>
          </w:p>
        </w:tc>
        <w:tc>
          <w:tcPr>
            <w:tcW w:w="15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2162D8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S(p)</w:t>
            </w:r>
          </w:p>
        </w:tc>
        <w:tc>
          <w:tcPr>
            <w:tcW w:w="15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9C7D1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E(p)</w:t>
            </w:r>
          </w:p>
        </w:tc>
      </w:tr>
      <w:tr w:rsidR="003B2216" w:rsidRPr="00F443A2" w14:paraId="1BA23DA8" w14:textId="77777777" w:rsidTr="007A4E7F">
        <w:tc>
          <w:tcPr>
            <w:tcW w:w="1088" w:type="dxa"/>
            <w:tcBorders>
              <w:top w:val="single" w:sz="12" w:space="0" w:color="auto"/>
            </w:tcBorders>
          </w:tcPr>
          <w:p w14:paraId="448E1735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734" w:type="dxa"/>
            <w:tcBorders>
              <w:top w:val="single" w:sz="12" w:space="0" w:color="auto"/>
            </w:tcBorders>
          </w:tcPr>
          <w:p w14:paraId="1A1D32C2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tcBorders>
              <w:top w:val="single" w:sz="12" w:space="0" w:color="auto"/>
            </w:tcBorders>
            <w:vAlign w:val="center"/>
          </w:tcPr>
          <w:p w14:paraId="6D310288" w14:textId="0EFF582B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0,853328</w:t>
            </w:r>
          </w:p>
        </w:tc>
        <w:tc>
          <w:tcPr>
            <w:tcW w:w="1501" w:type="dxa"/>
            <w:tcBorders>
              <w:top w:val="single" w:sz="12" w:space="0" w:color="auto"/>
            </w:tcBorders>
            <w:vAlign w:val="center"/>
          </w:tcPr>
          <w:p w14:paraId="0C3B153E" w14:textId="3B55F57D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01" w:type="dxa"/>
            <w:tcBorders>
              <w:top w:val="single" w:sz="12" w:space="0" w:color="auto"/>
            </w:tcBorders>
            <w:vAlign w:val="center"/>
          </w:tcPr>
          <w:p w14:paraId="51AAAC56" w14:textId="79DB8BA6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</w:t>
            </w:r>
          </w:p>
        </w:tc>
      </w:tr>
      <w:tr w:rsidR="003B2216" w:rsidRPr="00F443A2" w14:paraId="64E674B7" w14:textId="77777777" w:rsidTr="007A4E7F">
        <w:tc>
          <w:tcPr>
            <w:tcW w:w="1088" w:type="dxa"/>
          </w:tcPr>
          <w:p w14:paraId="3A24046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734" w:type="dxa"/>
          </w:tcPr>
          <w:p w14:paraId="12CA1AB2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vAlign w:val="center"/>
          </w:tcPr>
          <w:p w14:paraId="6E6EDD60" w14:textId="0C41F116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0,431338</w:t>
            </w:r>
          </w:p>
        </w:tc>
        <w:tc>
          <w:tcPr>
            <w:tcW w:w="1501" w:type="dxa"/>
            <w:vAlign w:val="center"/>
          </w:tcPr>
          <w:p w14:paraId="2E2FAD5A" w14:textId="6B98BEFD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1,978327901</w:t>
            </w:r>
          </w:p>
        </w:tc>
        <w:tc>
          <w:tcPr>
            <w:tcW w:w="1501" w:type="dxa"/>
            <w:vAlign w:val="center"/>
          </w:tcPr>
          <w:p w14:paraId="761A2ABC" w14:textId="0CB317F5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0,98916395</w:t>
            </w:r>
          </w:p>
        </w:tc>
      </w:tr>
      <w:tr w:rsidR="003B2216" w:rsidRPr="00F443A2" w14:paraId="10561FA5" w14:textId="77777777" w:rsidTr="007A4E7F">
        <w:tc>
          <w:tcPr>
            <w:tcW w:w="1088" w:type="dxa"/>
          </w:tcPr>
          <w:p w14:paraId="78188B6F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734" w:type="dxa"/>
          </w:tcPr>
          <w:p w14:paraId="60AA244C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vAlign w:val="center"/>
          </w:tcPr>
          <w:p w14:paraId="7A3F64ED" w14:textId="2CC2A1B5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0,268282</w:t>
            </w:r>
          </w:p>
        </w:tc>
        <w:tc>
          <w:tcPr>
            <w:tcW w:w="1501" w:type="dxa"/>
            <w:vAlign w:val="center"/>
          </w:tcPr>
          <w:p w14:paraId="6D0FD8D2" w14:textId="5C3E1789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3,180712832</w:t>
            </w:r>
          </w:p>
        </w:tc>
        <w:tc>
          <w:tcPr>
            <w:tcW w:w="1501" w:type="dxa"/>
            <w:vAlign w:val="center"/>
          </w:tcPr>
          <w:p w14:paraId="13FDF2BE" w14:textId="5A6ABB8E" w:rsidR="003B2216" w:rsidRPr="00F44DD9" w:rsidRDefault="007A4E7F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cs="CMU Serif Roman"/>
                <w:color w:val="000000"/>
                <w:sz w:val="18"/>
                <w:szCs w:val="18"/>
              </w:rPr>
              <w:t>0,795178208</w:t>
            </w:r>
          </w:p>
        </w:tc>
      </w:tr>
      <w:tr w:rsidR="003B2216" w:rsidRPr="00F443A2" w14:paraId="0EE6CD98" w14:textId="77777777" w:rsidTr="007A4E7F">
        <w:trPr>
          <w:trHeight w:val="294"/>
        </w:trPr>
        <w:tc>
          <w:tcPr>
            <w:tcW w:w="1088" w:type="dxa"/>
          </w:tcPr>
          <w:p w14:paraId="5308AE65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734" w:type="dxa"/>
          </w:tcPr>
          <w:p w14:paraId="0F172E0A" w14:textId="77777777" w:rsidR="003B2216" w:rsidRPr="00F44DD9" w:rsidRDefault="003B2216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DD9">
              <w:rPr>
                <w:rFonts w:ascii="Times New Roman" w:hAnsi="Times New Roman" w:cs="Times New Roman"/>
                <w:color w:val="000000" w:themeColor="text1"/>
                <w:sz w:val="18"/>
                <w:szCs w:val="18"/>
                <w:shd w:val="clear" w:color="auto" w:fill="FFFFFF"/>
              </w:rPr>
              <w:t>200.000.000</w:t>
            </w:r>
          </w:p>
        </w:tc>
        <w:tc>
          <w:tcPr>
            <w:tcW w:w="1516" w:type="dxa"/>
            <w:vAlign w:val="center"/>
          </w:tcPr>
          <w:p w14:paraId="074DE4D7" w14:textId="3DF681E1" w:rsidR="003B2216" w:rsidRPr="00F44DD9" w:rsidRDefault="006E581D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0,261452</w:t>
            </w:r>
          </w:p>
        </w:tc>
        <w:tc>
          <w:tcPr>
            <w:tcW w:w="1501" w:type="dxa"/>
            <w:vAlign w:val="center"/>
          </w:tcPr>
          <w:p w14:paraId="5250D037" w14:textId="47FFCE11" w:rsidR="003B2216" w:rsidRPr="00F44DD9" w:rsidRDefault="006E581D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MU Serif Roman" w:hAnsi="CMU Serif Roman" w:cs="CMU Serif Roman"/>
                <w:color w:val="000000"/>
                <w:sz w:val="21"/>
                <w:szCs w:val="21"/>
              </w:rPr>
              <w:t>3,26380368</w:t>
            </w:r>
          </w:p>
        </w:tc>
        <w:tc>
          <w:tcPr>
            <w:tcW w:w="1501" w:type="dxa"/>
            <w:vAlign w:val="center"/>
          </w:tcPr>
          <w:p w14:paraId="0150AC18" w14:textId="4CF1E00C" w:rsidR="003B2216" w:rsidRPr="00F44DD9" w:rsidRDefault="006E581D" w:rsidP="00F44DD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CMU Serif Roman" w:hAnsi="CMU Serif Roman" w:cs="CMU Serif Roman"/>
                <w:color w:val="000000"/>
                <w:sz w:val="21"/>
                <w:szCs w:val="21"/>
              </w:rPr>
              <w:t>0,40797546</w:t>
            </w:r>
          </w:p>
        </w:tc>
      </w:tr>
    </w:tbl>
    <w:p w14:paraId="6141495F" w14:textId="77777777" w:rsidR="003B2216" w:rsidRDefault="003B2216" w:rsidP="00F44DD9">
      <w:pPr>
        <w:jc w:val="center"/>
        <w:rPr>
          <w:sz w:val="18"/>
          <w:szCs w:val="18"/>
        </w:rPr>
      </w:pPr>
    </w:p>
    <w:p w14:paraId="53D56762" w14:textId="77777777" w:rsidR="007A1826" w:rsidRPr="00506922" w:rsidRDefault="007A1826" w:rsidP="00506922"/>
    <w:p w14:paraId="18F4873A" w14:textId="05B0058A" w:rsidR="00FA124A" w:rsidRPr="00506922" w:rsidRDefault="00985295" w:rsidP="00506922">
      <w:pPr>
        <w:rPr>
          <w:sz w:val="18"/>
          <w:szCs w:val="18"/>
        </w:rPr>
      </w:pPr>
      <w:r w:rsidRPr="00647207">
        <w:t>Rappresentiamo i seguenti dati su un piano cartesiano in cui sulll’asse orizzontale rappresentiamo il numero dei processori (1, 2, 4, 8) mentre sull’asse verticale il tempo d’esecuzione dell’algoritmo T(p)</w:t>
      </w:r>
      <w:r>
        <w:t xml:space="preserve">. Dove mettiamo </w:t>
      </w:r>
      <w:r w:rsidRPr="006C0882">
        <w:t>a confronto T(p) al cambiare dell’input N.</w:t>
      </w:r>
    </w:p>
    <w:p w14:paraId="5EDFB805" w14:textId="77777777" w:rsidR="00CD5DB5" w:rsidRPr="00FA124A" w:rsidRDefault="00CD5DB5" w:rsidP="00985295">
      <w:pPr>
        <w:spacing w:after="60"/>
      </w:pPr>
    </w:p>
    <w:p w14:paraId="64E1CF29" w14:textId="6AA8980F" w:rsidR="00985295" w:rsidRDefault="00FA124A" w:rsidP="00D046F2">
      <w:pPr>
        <w:jc w:val="center"/>
      </w:pPr>
      <w:r>
        <w:rPr>
          <w:noProof/>
        </w:rPr>
        <w:drawing>
          <wp:inline distT="0" distB="0" distL="0" distR="0" wp14:anchorId="61007B68" wp14:editId="5352B9F7">
            <wp:extent cx="4485938" cy="2732442"/>
            <wp:effectExtent l="0" t="0" r="10160" b="10795"/>
            <wp:docPr id="874473935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EA91090" w14:textId="77777777" w:rsidR="007A1826" w:rsidRDefault="007A1826" w:rsidP="00F9685E"/>
    <w:p w14:paraId="284D808C" w14:textId="6AC124AE" w:rsidR="00F84A8F" w:rsidRDefault="000645A5" w:rsidP="00F9685E">
      <w:r>
        <w:lastRenderedPageBreak/>
        <w:t>Possiamo notare che in tutte e tre le configurazioni, l’aumento del numero di processori da 1 a 2 porta a un notevole miglioramente delle prestazioni. Tuttavia</w:t>
      </w:r>
      <w:r w:rsidR="00ED100F">
        <w:t xml:space="preserve">, l’aumento ulteriore a 4 o 8 processori, </w:t>
      </w:r>
      <w:r w:rsidR="00F9685E">
        <w:t>può portare a un aumento dei costi dovuti all’overhead di gestione dei processi, che può superare i benefici dell’elaborazione parallela.</w:t>
      </w:r>
    </w:p>
    <w:p w14:paraId="32BB833D" w14:textId="77777777" w:rsidR="00F84A8F" w:rsidRDefault="00F84A8F" w:rsidP="00D046F2">
      <w:pPr>
        <w:jc w:val="center"/>
      </w:pPr>
    </w:p>
    <w:p w14:paraId="2EC6F599" w14:textId="77777777" w:rsidR="00F84A8F" w:rsidRDefault="00F84A8F" w:rsidP="00CD5DB5"/>
    <w:p w14:paraId="530D6A18" w14:textId="77777777" w:rsidR="00F84A8F" w:rsidRDefault="00F84A8F" w:rsidP="00D046F2">
      <w:pPr>
        <w:jc w:val="center"/>
      </w:pPr>
    </w:p>
    <w:p w14:paraId="63415ADF" w14:textId="77777777" w:rsidR="00F84A8F" w:rsidRDefault="00F84A8F" w:rsidP="00D046F2">
      <w:pPr>
        <w:jc w:val="center"/>
      </w:pPr>
    </w:p>
    <w:p w14:paraId="787C2BAE" w14:textId="77777777" w:rsidR="00F84A8F" w:rsidRDefault="00F84A8F" w:rsidP="00D046F2">
      <w:pPr>
        <w:jc w:val="center"/>
      </w:pPr>
    </w:p>
    <w:p w14:paraId="52EF9873" w14:textId="77777777" w:rsidR="007A1826" w:rsidRDefault="007A1826" w:rsidP="00D046F2">
      <w:pPr>
        <w:jc w:val="center"/>
      </w:pPr>
    </w:p>
    <w:p w14:paraId="53E88AB1" w14:textId="77777777" w:rsidR="007A1826" w:rsidRDefault="007A1826" w:rsidP="00D046F2">
      <w:pPr>
        <w:jc w:val="center"/>
      </w:pPr>
    </w:p>
    <w:p w14:paraId="58B7127D" w14:textId="77777777" w:rsidR="007A1826" w:rsidRDefault="007A1826" w:rsidP="00D046F2">
      <w:pPr>
        <w:jc w:val="center"/>
      </w:pPr>
    </w:p>
    <w:p w14:paraId="62DA35C0" w14:textId="77777777" w:rsidR="007A1826" w:rsidRDefault="007A1826" w:rsidP="00D046F2">
      <w:pPr>
        <w:jc w:val="center"/>
      </w:pPr>
    </w:p>
    <w:p w14:paraId="69311F71" w14:textId="77777777" w:rsidR="007A1826" w:rsidRDefault="007A1826" w:rsidP="00D046F2">
      <w:pPr>
        <w:jc w:val="center"/>
      </w:pPr>
    </w:p>
    <w:p w14:paraId="5F4A02CC" w14:textId="77777777" w:rsidR="007A1826" w:rsidRDefault="007A1826" w:rsidP="00D046F2">
      <w:pPr>
        <w:jc w:val="center"/>
      </w:pPr>
    </w:p>
    <w:p w14:paraId="61236DC8" w14:textId="77777777" w:rsidR="007A1826" w:rsidRDefault="007A1826" w:rsidP="00D046F2">
      <w:pPr>
        <w:jc w:val="center"/>
      </w:pPr>
    </w:p>
    <w:p w14:paraId="14B65237" w14:textId="77777777" w:rsidR="007A1826" w:rsidRDefault="007A1826" w:rsidP="00D046F2">
      <w:pPr>
        <w:jc w:val="center"/>
      </w:pPr>
    </w:p>
    <w:p w14:paraId="1C1E876D" w14:textId="77777777" w:rsidR="007A1826" w:rsidRDefault="007A1826" w:rsidP="00D046F2">
      <w:pPr>
        <w:jc w:val="center"/>
      </w:pPr>
    </w:p>
    <w:p w14:paraId="1A4D11CF" w14:textId="77777777" w:rsidR="007A1826" w:rsidRDefault="007A1826" w:rsidP="00D046F2">
      <w:pPr>
        <w:jc w:val="center"/>
      </w:pPr>
    </w:p>
    <w:p w14:paraId="3647A2E7" w14:textId="77777777" w:rsidR="007A1826" w:rsidRDefault="007A1826" w:rsidP="00D046F2">
      <w:pPr>
        <w:jc w:val="center"/>
      </w:pPr>
    </w:p>
    <w:p w14:paraId="657FF5EE" w14:textId="77777777" w:rsidR="007A1826" w:rsidRDefault="007A1826" w:rsidP="00D046F2">
      <w:pPr>
        <w:jc w:val="center"/>
      </w:pPr>
    </w:p>
    <w:p w14:paraId="2934ACC2" w14:textId="77777777" w:rsidR="007A1826" w:rsidRDefault="007A1826" w:rsidP="00D046F2">
      <w:pPr>
        <w:jc w:val="center"/>
      </w:pPr>
    </w:p>
    <w:p w14:paraId="433FC245" w14:textId="77777777" w:rsidR="007A1826" w:rsidRDefault="007A1826" w:rsidP="00D046F2">
      <w:pPr>
        <w:jc w:val="center"/>
      </w:pPr>
    </w:p>
    <w:p w14:paraId="02A90513" w14:textId="77777777" w:rsidR="007A1826" w:rsidRDefault="007A1826" w:rsidP="00D046F2">
      <w:pPr>
        <w:jc w:val="center"/>
      </w:pPr>
    </w:p>
    <w:p w14:paraId="5AAF9D64" w14:textId="77777777" w:rsidR="007A1826" w:rsidRDefault="007A1826" w:rsidP="00D046F2">
      <w:pPr>
        <w:jc w:val="center"/>
      </w:pPr>
    </w:p>
    <w:p w14:paraId="5FAF5D9E" w14:textId="77777777" w:rsidR="007A1826" w:rsidRDefault="007A1826" w:rsidP="00D046F2">
      <w:pPr>
        <w:jc w:val="center"/>
      </w:pPr>
    </w:p>
    <w:p w14:paraId="3F21C5CD" w14:textId="77777777" w:rsidR="00F84A8F" w:rsidRDefault="00F84A8F" w:rsidP="00D046F2">
      <w:pPr>
        <w:jc w:val="center"/>
      </w:pPr>
    </w:p>
    <w:p w14:paraId="490918B7" w14:textId="77777777" w:rsidR="00F84A8F" w:rsidRDefault="00F84A8F" w:rsidP="00D046F2">
      <w:pPr>
        <w:jc w:val="center"/>
      </w:pPr>
    </w:p>
    <w:p w14:paraId="32172739" w14:textId="77777777" w:rsidR="00F84A8F" w:rsidRDefault="00F84A8F" w:rsidP="00D046F2">
      <w:pPr>
        <w:jc w:val="center"/>
      </w:pPr>
    </w:p>
    <w:p w14:paraId="160051CC" w14:textId="77777777" w:rsidR="00F84A8F" w:rsidRDefault="00F84A8F" w:rsidP="00D046F2">
      <w:pPr>
        <w:jc w:val="center"/>
      </w:pPr>
    </w:p>
    <w:p w14:paraId="4A3F6FE3" w14:textId="77777777" w:rsidR="00F84A8F" w:rsidRDefault="00F84A8F" w:rsidP="00D046F2">
      <w:pPr>
        <w:jc w:val="center"/>
      </w:pPr>
    </w:p>
    <w:p w14:paraId="1284D5EC" w14:textId="77777777" w:rsidR="00F84A8F" w:rsidRDefault="00F84A8F" w:rsidP="00D046F2">
      <w:pPr>
        <w:jc w:val="center"/>
      </w:pPr>
    </w:p>
    <w:p w14:paraId="33A81E89" w14:textId="77777777" w:rsidR="00F84A8F" w:rsidRDefault="00F84A8F" w:rsidP="00D046F2">
      <w:pPr>
        <w:jc w:val="center"/>
      </w:pPr>
    </w:p>
    <w:p w14:paraId="3758BD9E" w14:textId="77777777" w:rsidR="008A4E25" w:rsidRDefault="008A4E25" w:rsidP="00D046F2">
      <w:pPr>
        <w:jc w:val="center"/>
      </w:pPr>
    </w:p>
    <w:p w14:paraId="5FB9D8E6" w14:textId="77777777" w:rsidR="008A4E25" w:rsidRDefault="008A4E25" w:rsidP="00D046F2">
      <w:pPr>
        <w:jc w:val="center"/>
      </w:pPr>
    </w:p>
    <w:p w14:paraId="081F2912" w14:textId="77777777" w:rsidR="008A4E25" w:rsidRDefault="008A4E25" w:rsidP="00D046F2">
      <w:pPr>
        <w:jc w:val="center"/>
      </w:pPr>
    </w:p>
    <w:p w14:paraId="34208C1F" w14:textId="77777777" w:rsidR="008A4E25" w:rsidRDefault="008A4E25" w:rsidP="00D046F2">
      <w:pPr>
        <w:jc w:val="center"/>
      </w:pPr>
    </w:p>
    <w:p w14:paraId="729181B8" w14:textId="77777777" w:rsidR="008A4E25" w:rsidRDefault="008A4E25" w:rsidP="00D046F2">
      <w:pPr>
        <w:jc w:val="center"/>
      </w:pPr>
    </w:p>
    <w:p w14:paraId="1A47FA14" w14:textId="77777777" w:rsidR="008A4E25" w:rsidRDefault="008A4E25" w:rsidP="00D046F2">
      <w:pPr>
        <w:jc w:val="center"/>
      </w:pPr>
    </w:p>
    <w:p w14:paraId="2C138632" w14:textId="77777777" w:rsidR="00F84A8F" w:rsidRDefault="00F84A8F" w:rsidP="00584811"/>
    <w:p w14:paraId="7F6A3787" w14:textId="77777777" w:rsidR="00F9685E" w:rsidRDefault="00F9685E" w:rsidP="00584811"/>
    <w:p w14:paraId="432896F0" w14:textId="0BB5579E" w:rsidR="00E125AE" w:rsidRPr="00B63646" w:rsidRDefault="001C438A" w:rsidP="00737122">
      <w:pPr>
        <w:pStyle w:val="Titolo1"/>
        <w:numPr>
          <w:ilvl w:val="0"/>
          <w:numId w:val="32"/>
        </w:numPr>
        <w:rPr>
          <w:b w:val="0"/>
          <w:sz w:val="30"/>
          <w:szCs w:val="30"/>
        </w:rPr>
      </w:pPr>
      <w:bookmarkStart w:id="102" w:name="_Toc147783491"/>
      <w:bookmarkStart w:id="103" w:name="_Toc147834353"/>
      <w:r w:rsidRPr="00B63646">
        <w:rPr>
          <w:b w:val="0"/>
          <w:sz w:val="30"/>
          <w:szCs w:val="30"/>
        </w:rPr>
        <w:lastRenderedPageBreak/>
        <w:t>Codice Sorgente</w:t>
      </w:r>
      <w:bookmarkEnd w:id="102"/>
      <w:bookmarkEnd w:id="103"/>
    </w:p>
    <w:p w14:paraId="5B20647E" w14:textId="77777777" w:rsidR="00917541" w:rsidRDefault="00917541" w:rsidP="00917541">
      <w:pPr>
        <w:pStyle w:val="Firstparagraph"/>
      </w:pPr>
    </w:p>
    <w:p w14:paraId="5502BB5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1.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&lt;stdio.h&gt;</w:t>
      </w:r>
    </w:p>
    <w:p w14:paraId="64DB085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2.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&lt;stdlib.h&gt;</w:t>
      </w:r>
    </w:p>
    <w:p w14:paraId="41DC1A3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3.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&lt;math.h&gt;</w:t>
      </w:r>
    </w:p>
    <w:p w14:paraId="33E5BE2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4.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"mpi.h"</w:t>
      </w:r>
    </w:p>
    <w:p w14:paraId="0FBD2E7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5. </w:t>
      </w:r>
      <w:r>
        <w:rPr>
          <w:rFonts w:ascii="Consolas" w:hAnsi="Consolas" w:cs="Consolas"/>
          <w:color w:val="880000"/>
          <w:sz w:val="17"/>
          <w:szCs w:val="17"/>
        </w:rPr>
        <w:t>#include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&lt;time.h&gt;</w:t>
      </w:r>
    </w:p>
    <w:p w14:paraId="67AC89E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134759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7. </w:t>
      </w:r>
      <w:r>
        <w:rPr>
          <w:rFonts w:ascii="Consolas" w:hAnsi="Consolas" w:cs="Consolas"/>
          <w:color w:val="880000"/>
          <w:sz w:val="17"/>
          <w:szCs w:val="17"/>
        </w:rPr>
        <w:t xml:space="preserve">/*Algoritmo per il calcolo della somma di N numeri reali, </w:t>
      </w:r>
    </w:p>
    <w:p w14:paraId="348FB4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8. </w:t>
      </w:r>
      <w:r>
        <w:rPr>
          <w:rFonts w:ascii="Consolas" w:hAnsi="Consolas" w:cs="Consolas"/>
          <w:color w:val="880000"/>
          <w:sz w:val="17"/>
          <w:szCs w:val="17"/>
        </w:rPr>
        <w:t>in ambiente di calcolo parallelo su architettura MIMD a memoria distribuita*/</w:t>
      </w:r>
    </w:p>
    <w:p w14:paraId="080168B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 9.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391AF9F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10. </w:t>
      </w:r>
      <w:r>
        <w:rPr>
          <w:rFonts w:ascii="Consolas" w:hAnsi="Consolas" w:cs="Consolas"/>
          <w:color w:val="880000"/>
          <w:sz w:val="17"/>
          <w:szCs w:val="17"/>
        </w:rPr>
        <w:t>/*----------------------------------------------------------</w:t>
      </w:r>
    </w:p>
    <w:p w14:paraId="5AF354A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11. </w:t>
      </w:r>
      <w:r>
        <w:rPr>
          <w:rFonts w:ascii="Consolas" w:hAnsi="Consolas" w:cs="Consolas"/>
          <w:color w:val="880000"/>
          <w:sz w:val="17"/>
          <w:szCs w:val="17"/>
        </w:rPr>
        <w:t>I parametri in input vanno inseriti in questo ordine:</w:t>
      </w:r>
    </w:p>
    <w:p w14:paraId="4402D2F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12. </w:t>
      </w:r>
      <w:r>
        <w:rPr>
          <w:rFonts w:ascii="Consolas" w:hAnsi="Consolas" w:cs="Consolas"/>
          <w:color w:val="880000"/>
          <w:sz w:val="17"/>
          <w:szCs w:val="17"/>
        </w:rPr>
        <w:t>   1. Numero strategia da utilizzare</w:t>
      </w:r>
    </w:p>
    <w:p w14:paraId="3B655C0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13. </w:t>
      </w:r>
      <w:r>
        <w:rPr>
          <w:rFonts w:ascii="Consolas" w:hAnsi="Consolas" w:cs="Consolas"/>
          <w:color w:val="880000"/>
          <w:sz w:val="17"/>
          <w:szCs w:val="17"/>
        </w:rPr>
        <w:t>   2. Numero di valori totali in input N</w:t>
      </w:r>
    </w:p>
    <w:p w14:paraId="3A89294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14. </w:t>
      </w:r>
      <w:r>
        <w:rPr>
          <w:rFonts w:ascii="Consolas" w:hAnsi="Consolas" w:cs="Consolas"/>
          <w:color w:val="880000"/>
          <w:sz w:val="17"/>
          <w:szCs w:val="17"/>
        </w:rPr>
        <w:t>   3. Se N&lt;=20 inserire i valori da sommare, altrimenti inserire solo i 3 parametri precedenti</w:t>
      </w:r>
    </w:p>
    <w:p w14:paraId="3B01585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15.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-----------------------------------------------------------*/</w:t>
      </w:r>
    </w:p>
    <w:p w14:paraId="3DA7E43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6CEBED0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31F1CCF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18.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void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check_input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char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[],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2451C17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19.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6F784EA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20.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main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char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[])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756EDEC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MPI_Init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3966088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1A61395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rest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strategia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start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id_tot_sum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1EE0CD5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1315DB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DE40AC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timep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timetot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0.0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07EF02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MPI_Status 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0CEE86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28.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7CB7472E" w14:textId="77777777" w:rsidR="005B4E3A" w:rsidRPr="00CB33B6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CB33B6">
        <w:rPr>
          <w:rFonts w:ascii="Consolas" w:hAnsi="Consolas" w:cs="Consolas"/>
          <w:sz w:val="17"/>
          <w:szCs w:val="17"/>
          <w:lang w:val="en-US"/>
        </w:rPr>
        <w:t xml:space="preserve">29. 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MPI_Comm_rank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>menum</w:t>
      </w:r>
      <w:r w:rsidRPr="00CB33B6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  <w:r w:rsidRPr="00CB33B6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CB33B6">
        <w:rPr>
          <w:rFonts w:ascii="Consolas" w:hAnsi="Consolas" w:cs="Consolas"/>
          <w:color w:val="880000"/>
          <w:sz w:val="17"/>
          <w:szCs w:val="17"/>
          <w:lang w:val="en-US"/>
        </w:rPr>
        <w:t>// Prendo il rank</w:t>
      </w:r>
    </w:p>
    <w:p w14:paraId="1E32A8A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CB33B6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30. </w:t>
      </w:r>
      <w:r>
        <w:rPr>
          <w:rFonts w:ascii="Consolas" w:hAnsi="Consolas" w:cs="Consolas"/>
          <w:color w:val="000000"/>
          <w:sz w:val="17"/>
          <w:szCs w:val="17"/>
        </w:rPr>
        <w:t xml:space="preserve">    MPI_Comm_size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nproc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Prendo il numero di processi</w:t>
      </w:r>
    </w:p>
    <w:p w14:paraId="187CA23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0684E3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DISTRIBUZIONE INPUT</w:t>
      </w:r>
    </w:p>
    <w:p w14:paraId="3C8D178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BCB77F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34.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17C55D1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check_input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argc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argv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Verifico che i parametri rispettino le restrizioni indicate. In caso contrario MPI_Abort().</w:t>
      </w:r>
    </w:p>
    <w:p w14:paraId="09916E4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B40B71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37.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n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il numero di valori alla variabile n</w:t>
      </w:r>
    </w:p>
    <w:p w14:paraId="6CBBEB2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38.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x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malloc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n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sizeof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// Alloco l'array x</w:t>
      </w:r>
    </w:p>
    <w:p w14:paraId="003836A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39.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796045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40.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880000"/>
          <w:sz w:val="17"/>
          <w:szCs w:val="17"/>
        </w:rPr>
        <w:t>// --- ASSEGNO VALORI IN ARRAY x A SECONDA DEL NUMERO DI DATI CONSIDERATI</w:t>
      </w:r>
    </w:p>
    <w:p w14:paraId="2130EBE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41.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n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&gt;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CD7AA0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srand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time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NULL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));</w:t>
      </w:r>
    </w:p>
    <w:p w14:paraId="28A3597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</w:p>
    <w:p w14:paraId="1DAC6794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]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rand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10.0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RAND_MAX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// Genero un double random compreso tra 0 e 10</w:t>
      </w:r>
    </w:p>
    <w:p w14:paraId="7A0E4C77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45.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119857CF" w14:textId="77777777" w:rsidR="005B4E3A" w:rsidRPr="0072492D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 w:rsidRPr="007F7563">
        <w:rPr>
          <w:rFonts w:ascii="Consolas" w:hAnsi="Consolas" w:cs="Consolas"/>
          <w:sz w:val="17"/>
          <w:szCs w:val="17"/>
          <w:lang w:val="en-US"/>
        </w:rPr>
        <w:t xml:space="preserve">46. </w:t>
      </w:r>
      <w:r w:rsidRPr="007F7563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72492D">
        <w:rPr>
          <w:rFonts w:ascii="Consolas" w:hAnsi="Consolas" w:cs="Consolas"/>
          <w:color w:val="000088"/>
          <w:sz w:val="17"/>
          <w:szCs w:val="17"/>
        </w:rPr>
        <w:t>for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(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i </w:t>
      </w:r>
      <w:r w:rsidRPr="0072492D">
        <w:rPr>
          <w:rFonts w:ascii="Consolas" w:hAnsi="Consolas" w:cs="Consolas"/>
          <w:color w:val="666600"/>
          <w:sz w:val="17"/>
          <w:szCs w:val="17"/>
        </w:rPr>
        <w:t>=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006666"/>
          <w:sz w:val="17"/>
          <w:szCs w:val="17"/>
        </w:rPr>
        <w:t>0</w:t>
      </w:r>
      <w:r w:rsidRPr="0072492D">
        <w:rPr>
          <w:rFonts w:ascii="Consolas" w:hAnsi="Consolas" w:cs="Consolas"/>
          <w:color w:val="666600"/>
          <w:sz w:val="17"/>
          <w:szCs w:val="17"/>
        </w:rPr>
        <w:t>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i </w:t>
      </w:r>
      <w:r w:rsidRPr="0072492D">
        <w:rPr>
          <w:rFonts w:ascii="Consolas" w:hAnsi="Consolas" w:cs="Consolas"/>
          <w:color w:val="666600"/>
          <w:sz w:val="17"/>
          <w:szCs w:val="17"/>
        </w:rPr>
        <w:t>&lt;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n</w:t>
      </w:r>
      <w:r w:rsidRPr="0072492D">
        <w:rPr>
          <w:rFonts w:ascii="Consolas" w:hAnsi="Consolas" w:cs="Consolas"/>
          <w:color w:val="666600"/>
          <w:sz w:val="17"/>
          <w:szCs w:val="17"/>
        </w:rPr>
        <w:t>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i</w:t>
      </w:r>
      <w:r w:rsidRPr="0072492D">
        <w:rPr>
          <w:rFonts w:ascii="Consolas" w:hAnsi="Consolas" w:cs="Consolas"/>
          <w:color w:val="666600"/>
          <w:sz w:val="17"/>
          <w:szCs w:val="17"/>
        </w:rPr>
        <w:t>++)</w:t>
      </w:r>
    </w:p>
    <w:p w14:paraId="1C6D6D4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2492D">
        <w:rPr>
          <w:rFonts w:ascii="Consolas" w:hAnsi="Consolas" w:cs="Consolas"/>
          <w:sz w:val="17"/>
          <w:szCs w:val="17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47.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x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>i</w:t>
      </w:r>
      <w:r>
        <w:rPr>
          <w:rFonts w:ascii="Consolas" w:hAnsi="Consolas" w:cs="Consolas"/>
          <w:color w:val="666600"/>
          <w:sz w:val="17"/>
          <w:szCs w:val="17"/>
        </w:rPr>
        <w:t>]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i valori passati come argomento ad x</w:t>
      </w:r>
    </w:p>
    <w:p w14:paraId="2D06F94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48.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F966F4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49.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49392B5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lastRenderedPageBreak/>
        <w:t xml:space="preserve"> 50.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id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rank processo che dovrà stampare il risultato</w:t>
      </w:r>
    </w:p>
    <w:p w14:paraId="313FF22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strategia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]);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Assegno la strategia da utilizzare</w:t>
      </w:r>
    </w:p>
    <w:p w14:paraId="7D38DA2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52.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91678F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&amp;&amp;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nproc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nproc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SE LA STRATEGIA E' DIVERSA DA 1 E "nproc" NON E' UNA POTENZA DI 2 ALLORA FORZO STRATEGIA A 1</w:t>
      </w:r>
    </w:p>
    <w:p w14:paraId="3E2B716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strategia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23A93AF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"STRATEGIA UTILIZZATA PER LA SOMMA: %d\n"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strategia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STAMPO STRATEGIA UTILIZZATA (STAMPA SOLO PROCESSO RANK 0)</w:t>
      </w:r>
    </w:p>
    <w:p w14:paraId="2E477CA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7850C1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880000"/>
          <w:sz w:val="17"/>
          <w:szCs w:val="17"/>
        </w:rPr>
        <w:t>// --- FINE ASSEGNAZIONE</w:t>
      </w:r>
    </w:p>
    <w:p w14:paraId="162DEC3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58.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7ACC626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59.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++)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DE81AD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1C5B0CC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n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VALORE n AI PROCESSI DIVERSI DA 0</w:t>
      </w:r>
    </w:p>
    <w:p w14:paraId="6C05806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2A1D1C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strategia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STRATEGIA AI PROCESSI DIVERSI DA 0</w:t>
      </w:r>
    </w:p>
    <w:p w14:paraId="39D0F1A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1FD374E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id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ID PROCESSO CHE DEVE STAMPARE AI PROCESSI DIVERSI DA 0</w:t>
      </w:r>
    </w:p>
    <w:p w14:paraId="0E39791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66.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4DE7751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4384F3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68.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5E734D5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69.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n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RICEZIONE VALORE n DA PROCESSO 0</w:t>
      </w:r>
    </w:p>
    <w:p w14:paraId="086BAE1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2602A9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strategia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RICEZIONE STRATEGIA DA PROCESSO 0</w:t>
      </w:r>
    </w:p>
    <w:p w14:paraId="4F23267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1287312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id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MPI_INT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RICEZIONE ID PROCESSO STAMPA DA PROCESSO 0</w:t>
      </w:r>
    </w:p>
    <w:p w14:paraId="677610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74.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75906C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DISTRIBUZIONE INPUT</w:t>
      </w:r>
    </w:p>
    <w:p w14:paraId="6D655F8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50F6F9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77. </w:t>
      </w:r>
      <w:r>
        <w:rPr>
          <w:rFonts w:ascii="Consolas" w:hAnsi="Consolas" w:cs="Consolas"/>
          <w:color w:val="000000"/>
          <w:sz w:val="17"/>
          <w:szCs w:val="17"/>
        </w:rPr>
        <w:t xml:space="preserve">    nloc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n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n locale</w:t>
      </w:r>
    </w:p>
    <w:p w14:paraId="1C39367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78. </w:t>
      </w:r>
      <w:r>
        <w:rPr>
          <w:rFonts w:ascii="Consolas" w:hAnsi="Consolas" w:cs="Consolas"/>
          <w:color w:val="000000"/>
          <w:sz w:val="17"/>
          <w:szCs w:val="17"/>
        </w:rPr>
        <w:t xml:space="preserve">    rest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n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eventuale resto divisione</w:t>
      </w:r>
    </w:p>
    <w:p w14:paraId="59EA828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79.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rest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880000"/>
          <w:sz w:val="17"/>
          <w:szCs w:val="17"/>
          <w:lang w:val="en-US"/>
        </w:rPr>
        <w:t>// fix n locale</w:t>
      </w:r>
    </w:p>
    <w:p w14:paraId="149EBAC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80. </w:t>
      </w:r>
      <w:r>
        <w:rPr>
          <w:rFonts w:ascii="Consolas" w:hAnsi="Consolas" w:cs="Consolas"/>
          <w:color w:val="000000"/>
          <w:sz w:val="17"/>
          <w:szCs w:val="17"/>
        </w:rPr>
        <w:t xml:space="preserve">    xloc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double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*)</w:t>
      </w:r>
      <w:r>
        <w:rPr>
          <w:rFonts w:ascii="Consolas" w:hAnsi="Consolas" w:cs="Consolas"/>
          <w:color w:val="000000"/>
          <w:sz w:val="17"/>
          <w:szCs w:val="17"/>
        </w:rPr>
        <w:t>malloc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nloc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sizeof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double</w:t>
      </w:r>
      <w:r>
        <w:rPr>
          <w:rFonts w:ascii="Consolas" w:hAnsi="Consolas" w:cs="Consolas"/>
          <w:color w:val="666600"/>
          <w:sz w:val="17"/>
          <w:szCs w:val="17"/>
        </w:rPr>
        <w:t>));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Alloco array xloc per quanti valori il processo i-esimo ne ha bisogno (nloc)</w:t>
      </w:r>
    </w:p>
    <w:p w14:paraId="28704B8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81.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770EF8D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82.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DISTRIBUZIONE VALORI DA SOMMARE AI VARI PROCESSI</w:t>
      </w:r>
    </w:p>
    <w:p w14:paraId="146E7A00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 w:rsidRPr="00E44B9B">
        <w:rPr>
          <w:rFonts w:ascii="Consolas" w:hAnsi="Consolas" w:cs="Consolas"/>
          <w:sz w:val="17"/>
          <w:szCs w:val="17"/>
          <w:lang w:val="en-US"/>
        </w:rPr>
        <w:t xml:space="preserve">83.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D4B168F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xloc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74AD4D8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tmp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7833AB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start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071154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4D4A8D4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start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start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401B9F8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89.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22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7EC32493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rest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1F5F204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],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tmp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1F65130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03982DA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001CB41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22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835AE5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95.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xloc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nloc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6E6D631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 </w:t>
      </w:r>
      <w:r>
        <w:rPr>
          <w:rFonts w:ascii="Consolas" w:hAnsi="Consolas" w:cs="Consolas"/>
          <w:sz w:val="17"/>
          <w:szCs w:val="17"/>
        </w:rPr>
        <w:t xml:space="preserve">96.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57E854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97.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DISTRIBUZIONE VALORI DA SOMMARE</w:t>
      </w:r>
    </w:p>
    <w:p w14:paraId="11CACEA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98.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C67A86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99. </w:t>
      </w:r>
      <w:r>
        <w:rPr>
          <w:rFonts w:ascii="Consolas" w:hAnsi="Consolas" w:cs="Consolas"/>
          <w:color w:val="000000"/>
          <w:sz w:val="17"/>
          <w:szCs w:val="17"/>
        </w:rPr>
        <w:t xml:space="preserve">    MPI_Barrier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BARRIERA PER CALCOLARE POI I TEMPI</w:t>
      </w:r>
    </w:p>
    <w:p w14:paraId="1FB3497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lastRenderedPageBreak/>
        <w:t xml:space="preserve">100. </w:t>
      </w:r>
      <w:r>
        <w:rPr>
          <w:rFonts w:ascii="Consolas" w:hAnsi="Consolas" w:cs="Consolas"/>
          <w:color w:val="000000"/>
          <w:sz w:val="17"/>
          <w:szCs w:val="17"/>
        </w:rPr>
        <w:t xml:space="preserve">    t0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MPI_Wtime</w:t>
      </w:r>
      <w:r>
        <w:rPr>
          <w:rFonts w:ascii="Consolas" w:hAnsi="Consolas" w:cs="Consolas"/>
          <w:color w:val="666600"/>
          <w:sz w:val="17"/>
          <w:szCs w:val="17"/>
        </w:rPr>
        <w:t>();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Prendo il primo tempo</w:t>
      </w:r>
    </w:p>
    <w:p w14:paraId="3C150A0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E2DAAA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CALCOLO SOMMA LOCALE</w:t>
      </w:r>
    </w:p>
    <w:p w14:paraId="08F947F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nloc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++)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5E4A095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xloc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0000"/>
          <w:sz w:val="17"/>
          <w:szCs w:val="17"/>
        </w:rPr>
        <w:t>i</w:t>
      </w:r>
      <w:r>
        <w:rPr>
          <w:rFonts w:ascii="Consolas" w:hAnsi="Consolas" w:cs="Consolas"/>
          <w:color w:val="666600"/>
          <w:sz w:val="17"/>
          <w:szCs w:val="17"/>
        </w:rPr>
        <w:t>];</w:t>
      </w:r>
    </w:p>
    <w:p w14:paraId="59556D8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D57B7D9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CALCOLO SOMMA LOCALE</w:t>
      </w:r>
    </w:p>
    <w:p w14:paraId="6934D79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107.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B3EF0C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PRIMA STRATEGIA</w:t>
      </w:r>
    </w:p>
    <w:p w14:paraId="28A7DBF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109.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4AAF1648" w14:textId="77777777" w:rsidR="005B4E3A" w:rsidRPr="0072492D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2492D">
        <w:rPr>
          <w:rFonts w:ascii="Consolas" w:hAnsi="Consolas" w:cs="Consolas"/>
          <w:sz w:val="17"/>
          <w:szCs w:val="17"/>
        </w:rPr>
        <w:t xml:space="preserve">110. 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       id_tot_sum </w:t>
      </w:r>
      <w:r w:rsidRPr="0072492D">
        <w:rPr>
          <w:rFonts w:ascii="Consolas" w:hAnsi="Consolas" w:cs="Consolas"/>
          <w:color w:val="666600"/>
          <w:sz w:val="17"/>
          <w:szCs w:val="17"/>
        </w:rPr>
        <w:t>=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id</w:t>
      </w:r>
      <w:r w:rsidRPr="0072492D">
        <w:rPr>
          <w:rFonts w:ascii="Consolas" w:hAnsi="Consolas" w:cs="Consolas"/>
          <w:color w:val="666600"/>
          <w:sz w:val="17"/>
          <w:szCs w:val="17"/>
        </w:rPr>
        <w:t>;</w:t>
      </w:r>
    </w:p>
    <w:p w14:paraId="39F6A9CA" w14:textId="77777777" w:rsidR="005B4E3A" w:rsidRPr="0072492D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2492D">
        <w:rPr>
          <w:rFonts w:ascii="Consolas" w:hAnsi="Consolas" w:cs="Consolas"/>
          <w:sz w:val="17"/>
          <w:szCs w:val="17"/>
        </w:rPr>
        <w:t xml:space="preserve">111. 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       </w:t>
      </w:r>
      <w:r w:rsidRPr="0072492D">
        <w:rPr>
          <w:rFonts w:ascii="Consolas" w:hAnsi="Consolas" w:cs="Consolas"/>
          <w:color w:val="000088"/>
          <w:sz w:val="17"/>
          <w:szCs w:val="17"/>
        </w:rPr>
        <w:t>if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(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id_tot_sum </w:t>
      </w:r>
      <w:r w:rsidRPr="0072492D">
        <w:rPr>
          <w:rFonts w:ascii="Consolas" w:hAnsi="Consolas" w:cs="Consolas"/>
          <w:color w:val="666600"/>
          <w:sz w:val="17"/>
          <w:szCs w:val="17"/>
        </w:rPr>
        <w:t>==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-</w:t>
      </w:r>
      <w:r w:rsidRPr="0072492D">
        <w:rPr>
          <w:rFonts w:ascii="Consolas" w:hAnsi="Consolas" w:cs="Consolas"/>
          <w:color w:val="006666"/>
          <w:sz w:val="17"/>
          <w:szCs w:val="17"/>
        </w:rPr>
        <w:t>1</w:t>
      </w:r>
      <w:r w:rsidRPr="0072492D">
        <w:rPr>
          <w:rFonts w:ascii="Consolas" w:hAnsi="Consolas" w:cs="Consolas"/>
          <w:color w:val="666600"/>
          <w:sz w:val="17"/>
          <w:szCs w:val="17"/>
        </w:rPr>
        <w:t>)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 w:rsidRPr="0072492D">
        <w:rPr>
          <w:rFonts w:ascii="Consolas" w:hAnsi="Consolas" w:cs="Consolas"/>
          <w:color w:val="666600"/>
          <w:sz w:val="17"/>
          <w:szCs w:val="17"/>
        </w:rPr>
        <w:t>=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006666"/>
          <w:sz w:val="17"/>
          <w:szCs w:val="17"/>
        </w:rPr>
        <w:t>0</w:t>
      </w:r>
      <w:r w:rsidRPr="0072492D">
        <w:rPr>
          <w:rFonts w:ascii="Consolas" w:hAnsi="Consolas" w:cs="Consolas"/>
          <w:color w:val="666600"/>
          <w:sz w:val="17"/>
          <w:szCs w:val="17"/>
        </w:rPr>
        <w:t>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880000"/>
          <w:sz w:val="17"/>
          <w:szCs w:val="17"/>
        </w:rPr>
        <w:t>// Se devono stampare tutti, rank 0 avrà la somma totale</w:t>
      </w:r>
    </w:p>
    <w:p w14:paraId="46DC77D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72492D">
        <w:rPr>
          <w:rFonts w:ascii="Consolas" w:hAnsi="Consolas" w:cs="Consolas"/>
          <w:sz w:val="17"/>
          <w:szCs w:val="17"/>
        </w:rPr>
        <w:t xml:space="preserve">112. 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id_tot_sum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12EF05B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113.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76BB32A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ricevo solo dai processi diversi da me stesso</w:t>
      </w:r>
    </w:p>
    <w:p w14:paraId="0693A74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80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6984606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116.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MPI_Recv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sum_parz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status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Ricevo dal processo i</w:t>
      </w:r>
    </w:p>
    <w:p w14:paraId="1673FA1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sum_parz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Aggiungo la somma parziale inviatami alla mia somma parziale</w:t>
      </w:r>
    </w:p>
    <w:p w14:paraId="7A4DD23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118.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168678F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119.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FDBBF0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6C3B34F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80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366C035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MPI_Send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tag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sum al processo che dovrà stampare alla fine (se -1 invio a 0)</w:t>
      </w:r>
    </w:p>
    <w:p w14:paraId="68C99E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19C85E6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124.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6D98F5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PRIMA STRATEGIA</w:t>
      </w:r>
    </w:p>
    <w:p w14:paraId="535E0B1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SECONDA STRATEGIA (STRATEGIA COSTRUITA IN MANIERA TALE CHE L'ALBERO RUOTI NEL CASO IN CUI DEBBANO STAMPARE</w:t>
      </w:r>
    </w:p>
    <w:p w14:paraId="59DBB06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                             PROCESSI DIVERSI DA 0)</w:t>
      </w:r>
    </w:p>
    <w:p w14:paraId="5C0ADA0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128.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275AEF06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129.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69080A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130.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id_tot_sum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50A4B82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id_tot_sum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Se devono stampare tutti, rank 0 avrà la somma totale</w:t>
      </w:r>
    </w:p>
    <w:p w14:paraId="5A3A559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log10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log10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));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++)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AF2410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fmod</w:t>
      </w:r>
      <w:r>
        <w:rPr>
          <w:rFonts w:ascii="Consolas" w:hAnsi="Consolas" w:cs="Consolas"/>
          <w:color w:val="666600"/>
          <w:sz w:val="17"/>
          <w:szCs w:val="17"/>
        </w:rPr>
        <w:t>((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chi partecipa (rotazione data dal primo membro di fmod)</w:t>
      </w:r>
    </w:p>
    <w:p w14:paraId="0AB53B6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fmod</w:t>
      </w:r>
      <w:r>
        <w:rPr>
          <w:rFonts w:ascii="Consolas" w:hAnsi="Consolas" w:cs="Consolas"/>
          <w:color w:val="666600"/>
          <w:sz w:val="17"/>
          <w:szCs w:val="17"/>
        </w:rPr>
        <w:t>((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id_tot_sum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decido chi deve ricevere e chi inviare</w:t>
      </w:r>
    </w:p>
    <w:p w14:paraId="65B3B48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tag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14:paraId="3A228DE4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136.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recv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int</w:t>
      </w:r>
      <w:r>
        <w:rPr>
          <w:rFonts w:ascii="Consolas" w:hAnsi="Consolas" w:cs="Consolas"/>
          <w:color w:val="666600"/>
          <w:sz w:val="17"/>
          <w:szCs w:val="17"/>
        </w:rPr>
        <w:t>)(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da chi ricevo la somma parziale</w:t>
      </w:r>
    </w:p>
    <w:p w14:paraId="5AAA49A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137.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51D8861A" w14:textId="77777777" w:rsidR="005B4E3A" w:rsidRPr="007F7563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F7563">
        <w:rPr>
          <w:rFonts w:ascii="Consolas" w:hAnsi="Consolas" w:cs="Consolas"/>
          <w:sz w:val="17"/>
          <w:szCs w:val="17"/>
        </w:rPr>
        <w:t xml:space="preserve">138. 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                   sum </w:t>
      </w:r>
      <w:r w:rsidRPr="007F7563">
        <w:rPr>
          <w:rFonts w:ascii="Consolas" w:hAnsi="Consolas" w:cs="Consolas"/>
          <w:color w:val="666600"/>
          <w:sz w:val="17"/>
          <w:szCs w:val="17"/>
        </w:rPr>
        <w:t>=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sum </w:t>
      </w:r>
      <w:r w:rsidRPr="007F7563">
        <w:rPr>
          <w:rFonts w:ascii="Consolas" w:hAnsi="Consolas" w:cs="Consolas"/>
          <w:color w:val="666600"/>
          <w:sz w:val="17"/>
          <w:szCs w:val="17"/>
        </w:rPr>
        <w:t>+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sum_parz</w:t>
      </w:r>
      <w:r w:rsidRPr="007F7563">
        <w:rPr>
          <w:rFonts w:ascii="Consolas" w:hAnsi="Consolas" w:cs="Consolas"/>
          <w:color w:val="666600"/>
          <w:sz w:val="17"/>
          <w:szCs w:val="17"/>
        </w:rPr>
        <w:t>;</w:t>
      </w:r>
    </w:p>
    <w:p w14:paraId="7A9D65A3" w14:textId="77777777" w:rsidR="005B4E3A" w:rsidRPr="007F7563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F7563">
        <w:rPr>
          <w:rFonts w:ascii="Consolas" w:hAnsi="Consolas" w:cs="Consolas"/>
          <w:sz w:val="17"/>
          <w:szCs w:val="17"/>
        </w:rPr>
        <w:t xml:space="preserve">139. 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 w:rsidRPr="007F7563">
        <w:rPr>
          <w:rFonts w:ascii="Consolas" w:hAnsi="Consolas" w:cs="Consolas"/>
          <w:color w:val="666600"/>
          <w:sz w:val="17"/>
          <w:szCs w:val="17"/>
        </w:rPr>
        <w:t>}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F7563">
        <w:rPr>
          <w:rFonts w:ascii="Consolas" w:hAnsi="Consolas" w:cs="Consolas"/>
          <w:color w:val="000088"/>
          <w:sz w:val="17"/>
          <w:szCs w:val="17"/>
        </w:rPr>
        <w:t>else</w:t>
      </w:r>
      <w:r w:rsidRPr="007F7563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F7563">
        <w:rPr>
          <w:rFonts w:ascii="Consolas" w:hAnsi="Consolas" w:cs="Consolas"/>
          <w:color w:val="666600"/>
          <w:sz w:val="17"/>
          <w:szCs w:val="17"/>
        </w:rPr>
        <w:t>{</w:t>
      </w:r>
    </w:p>
    <w:p w14:paraId="0351286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    send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(((</w:t>
      </w:r>
      <w:r>
        <w:rPr>
          <w:rFonts w:ascii="Consolas" w:hAnsi="Consolas" w:cs="Consolas"/>
          <w:color w:val="000088"/>
          <w:sz w:val="17"/>
          <w:szCs w:val="17"/>
        </w:rPr>
        <w:t>int</w:t>
      </w:r>
      <w:r>
        <w:rPr>
          <w:rFonts w:ascii="Consolas" w:hAnsi="Consolas" w:cs="Consolas"/>
          <w:color w:val="666600"/>
          <w:sz w:val="17"/>
          <w:szCs w:val="17"/>
        </w:rPr>
        <w:t>)(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pow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a chi invio la somma parziale (formula modulo non negativo)</w:t>
      </w:r>
    </w:p>
    <w:p w14:paraId="5B870F57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141.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6764715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142.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135D2DA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8AD8D6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517710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5F58F37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281CE3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SECONDA STRATEGIA</w:t>
      </w:r>
    </w:p>
    <w:p w14:paraId="78D1CD1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lastRenderedPageBreak/>
        <w:t xml:space="preserve">148.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TERZA STRATEGIA. Send e Recv sono invertite negli if per evitare Dead Lock.</w:t>
      </w:r>
    </w:p>
    <w:p w14:paraId="23B661A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149.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I processi nell'else non fanno nessuna somma ma aggiornano solo il proprio "sum" col valore prelevato dalla Recv</w:t>
      </w:r>
    </w:p>
    <w:p w14:paraId="26CCD2E1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strategia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1AC2D6B6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for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log10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/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log10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++)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3FB3B6D8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if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fmod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&lt;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C7A552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153.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2C22C850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D6B6F9E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2DA5CFF9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+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D28598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else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200044C0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455A3B03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159.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MPI_Send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3196C3F3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160.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tag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=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7FE7FD4B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161.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        MPI_Recv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sum_parz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1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MPI_DOUBLE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menum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-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pow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i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tag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&amp;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status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01ED130C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162.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F005CF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sum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sum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sum_parz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Ogni processo fa la somma col valore sum_parz che ha ricevuto dall'apposito processo</w:t>
      </w:r>
    </w:p>
    <w:p w14:paraId="4BFA827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646CC64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3BFEAB7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TERZA STRATEGIA</w:t>
      </w:r>
    </w:p>
    <w:p w14:paraId="3403E33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167.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1431AF8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168. </w:t>
      </w:r>
      <w:r>
        <w:rPr>
          <w:rFonts w:ascii="Consolas" w:hAnsi="Consolas" w:cs="Consolas"/>
          <w:color w:val="000000"/>
          <w:sz w:val="17"/>
          <w:szCs w:val="17"/>
        </w:rPr>
        <w:t xml:space="preserve">    t1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MPI_Wtime</w:t>
      </w:r>
      <w:r>
        <w:rPr>
          <w:rFonts w:ascii="Consolas" w:hAnsi="Consolas" w:cs="Consolas"/>
          <w:color w:val="666600"/>
          <w:sz w:val="17"/>
          <w:szCs w:val="17"/>
        </w:rPr>
        <w:t>();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Prendo il secondo tempo</w:t>
      </w:r>
    </w:p>
    <w:p w14:paraId="51274DA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169. </w:t>
      </w:r>
      <w:r>
        <w:rPr>
          <w:rFonts w:ascii="Consolas" w:hAnsi="Consolas" w:cs="Consolas"/>
          <w:color w:val="000000"/>
          <w:sz w:val="17"/>
          <w:szCs w:val="17"/>
        </w:rPr>
        <w:t xml:space="preserve">    timep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t1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t0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la differenza per capire il tempo impiegato dal singolo processo</w:t>
      </w:r>
    </w:p>
    <w:p w14:paraId="6BDB767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170. </w:t>
      </w:r>
      <w:r>
        <w:rPr>
          <w:rFonts w:ascii="Consolas" w:hAnsi="Consolas" w:cs="Consolas"/>
          <w:color w:val="000000"/>
          <w:sz w:val="17"/>
          <w:szCs w:val="17"/>
        </w:rPr>
        <w:t xml:space="preserve">    MPI_Reduce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timep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</w:t>
      </w:r>
      <w:r>
        <w:rPr>
          <w:rFonts w:ascii="Consolas" w:hAnsi="Consolas" w:cs="Consolas"/>
          <w:color w:val="000000"/>
          <w:sz w:val="17"/>
          <w:szCs w:val="17"/>
        </w:rPr>
        <w:t>timetot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MPI_MAX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Calcolo il tempo massimo e lo pongo in "timetot" al processo 0</w:t>
      </w:r>
    </w:p>
    <w:p w14:paraId="5D5D32F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171.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5B78DEF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INIZIO STAMPA RISULTATI</w:t>
      </w:r>
    </w:p>
    <w:p w14:paraId="470E43C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id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094C17C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strategia </w:t>
      </w:r>
      <w:r>
        <w:rPr>
          <w:rFonts w:ascii="Consolas" w:hAnsi="Consolas" w:cs="Consolas"/>
          <w:color w:val="666600"/>
          <w:sz w:val="17"/>
          <w:szCs w:val="17"/>
        </w:rPr>
        <w:t>!=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14:paraId="4738A38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    MPI_Bcast</w:t>
      </w:r>
      <w:r>
        <w:rPr>
          <w:rFonts w:ascii="Consolas" w:hAnsi="Consolas" w:cs="Consolas"/>
          <w:color w:val="666600"/>
          <w:sz w:val="17"/>
          <w:szCs w:val="17"/>
        </w:rPr>
        <w:t>(&amp;</w:t>
      </w:r>
      <w:r>
        <w:rPr>
          <w:rFonts w:ascii="Consolas" w:hAnsi="Consolas" w:cs="Consolas"/>
          <w:color w:val="000000"/>
          <w:sz w:val="17"/>
          <w:szCs w:val="17"/>
        </w:rPr>
        <w:t>sum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MPI_DOUBLE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MPI_COMM_WORLD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Invio in broadcast da 0 la somma a tutti (quando id = -1 la somma totale la ha solo rank 0 per convenzione)</w:t>
      </w:r>
    </w:p>
    <w:p w14:paraId="62E740E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176.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5CB187E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"Somma calcolata da %d è %lf\n"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sum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stampano tutti i processi la somma totale</w:t>
      </w:r>
    </w:p>
    <w:p w14:paraId="21B691CA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else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id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7403BE0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179.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"Somma calcolata da %d è %lf\n"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menum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sum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stampa solo il processo "id" che avrà la somma totale</w:t>
      </w:r>
    </w:p>
    <w:p w14:paraId="4E9F30D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180.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4C20CD5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181.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880000"/>
          <w:sz w:val="17"/>
          <w:szCs w:val="17"/>
        </w:rPr>
        <w:t>// --- FINE STAMPA RISULTATI</w:t>
      </w:r>
    </w:p>
    <w:p w14:paraId="21736A43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182.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3C0616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menum </w:t>
      </w:r>
      <w:r>
        <w:rPr>
          <w:rFonts w:ascii="Consolas" w:hAnsi="Consolas" w:cs="Consolas"/>
          <w:color w:val="666600"/>
          <w:sz w:val="17"/>
          <w:szCs w:val="17"/>
        </w:rPr>
        <w:t>==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6664CCA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184.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"Tempo massimo %lf\n"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timetot</w:t>
      </w:r>
      <w:r>
        <w:rPr>
          <w:rFonts w:ascii="Consolas" w:hAnsi="Consolas" w:cs="Consolas"/>
          <w:color w:val="666600"/>
          <w:sz w:val="17"/>
          <w:szCs w:val="17"/>
        </w:rPr>
        <w:t>);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880000"/>
          <w:sz w:val="17"/>
          <w:szCs w:val="17"/>
        </w:rPr>
        <w:t>// Stampo tempo massimo di somma + strategia adottata</w:t>
      </w:r>
    </w:p>
    <w:p w14:paraId="440C43F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185.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25991D86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7E0E64A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187.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MPI_Finalize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();</w:t>
      </w:r>
    </w:p>
    <w:p w14:paraId="09379B95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return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0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;</w:t>
      </w:r>
    </w:p>
    <w:p w14:paraId="355858D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189.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}</w:t>
      </w:r>
    </w:p>
    <w:p w14:paraId="1955861A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190.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 </w:t>
      </w:r>
    </w:p>
    <w:p w14:paraId="0106644C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191.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void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check_input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argc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char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*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argv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[],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0088"/>
          <w:sz w:val="17"/>
          <w:szCs w:val="17"/>
          <w:lang w:val="en-US"/>
        </w:rPr>
        <w:t>int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nproc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{</w:t>
      </w:r>
    </w:p>
    <w:p w14:paraId="6D426AB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192.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argc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28049D50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"INSERIRE ALMENO 3 ARGOMENTI:\n1. ID processo stampa\n2. Strategia da utilizzare\n3. Numero di dati in input\n"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5413D92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lastRenderedPageBreak/>
        <w:t xml:space="preserve">194.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MPI_Abort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MPI_COMM_WORLD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187EBE3B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5154AA1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196.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&gt;=</w:t>
      </w:r>
      <w:r>
        <w:rPr>
          <w:rFonts w:ascii="Consolas" w:hAnsi="Consolas" w:cs="Consolas"/>
          <w:color w:val="000000"/>
          <w:sz w:val="17"/>
          <w:szCs w:val="17"/>
        </w:rPr>
        <w:t xml:space="preserve"> nproc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380DE0DD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197.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PROCESSO NON VALIDO!!! INSERIRE UN VALORE COMPRESO TRA -1 e %d\n"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nproc 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07785415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198.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2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2E3E5C4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199.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296707E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200.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&lt;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||</w:t>
      </w:r>
      <w:r>
        <w:rPr>
          <w:rFonts w:ascii="Consolas" w:hAnsi="Consolas" w:cs="Consolas"/>
          <w:color w:val="000000"/>
          <w:sz w:val="17"/>
          <w:szCs w:val="17"/>
        </w:rPr>
        <w:t xml:space="preserve"> 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&gt;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70A7094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201.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STRATEGIA NON VALIDO!!! INSERIRE VALORE COMPRESO TRA 1 E 3\n"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531BB2E5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202.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3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68AAEDC1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203.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006FFAE8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204.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&lt;=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62F9381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205.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DATI INPUT NON VALIDO!!! INSERIRE UN VALORE NON NEGATIVO\n"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0DE907AD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206.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4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3FD81D7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207.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60EF18BF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208.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000088"/>
          <w:sz w:val="17"/>
          <w:szCs w:val="17"/>
        </w:rPr>
        <w:t>if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atoi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argv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])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&gt;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&amp;&amp;</w:t>
      </w:r>
      <w:r>
        <w:rPr>
          <w:rFonts w:ascii="Consolas" w:hAnsi="Consolas" w:cs="Consolas"/>
          <w:color w:val="000000"/>
          <w:sz w:val="17"/>
          <w:szCs w:val="17"/>
        </w:rPr>
        <w:t xml:space="preserve"> argc </w:t>
      </w:r>
      <w:r>
        <w:rPr>
          <w:rFonts w:ascii="Consolas" w:hAnsi="Consolas" w:cs="Consolas"/>
          <w:color w:val="666600"/>
          <w:sz w:val="17"/>
          <w:szCs w:val="17"/>
        </w:rPr>
        <w:t>&gt;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{</w:t>
      </w:r>
    </w:p>
    <w:p w14:paraId="4F955245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209.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"INSERITI DATI IN INPUT CON VALORE N MAGGIORE DI 20. NON INSERIRE NESSUN DATO IN INPUT\n"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2E81F6B6" w14:textId="77777777" w:rsidR="005B4E3A" w:rsidRPr="0072492D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210.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 w:rsidRPr="0072492D">
        <w:rPr>
          <w:rFonts w:ascii="Consolas" w:hAnsi="Consolas" w:cs="Consolas"/>
          <w:color w:val="000000"/>
          <w:sz w:val="17"/>
          <w:szCs w:val="17"/>
        </w:rPr>
        <w:t>MPI_Abort</w:t>
      </w:r>
      <w:r w:rsidRPr="0072492D">
        <w:rPr>
          <w:rFonts w:ascii="Consolas" w:hAnsi="Consolas" w:cs="Consolas"/>
          <w:color w:val="666600"/>
          <w:sz w:val="17"/>
          <w:szCs w:val="17"/>
        </w:rPr>
        <w:t>(</w:t>
      </w:r>
      <w:r w:rsidRPr="0072492D">
        <w:rPr>
          <w:rFonts w:ascii="Consolas" w:hAnsi="Consolas" w:cs="Consolas"/>
          <w:color w:val="000000"/>
          <w:sz w:val="17"/>
          <w:szCs w:val="17"/>
        </w:rPr>
        <w:t>MPI_COMM_WORLD</w:t>
      </w:r>
      <w:r w:rsidRPr="0072492D">
        <w:rPr>
          <w:rFonts w:ascii="Consolas" w:hAnsi="Consolas" w:cs="Consolas"/>
          <w:color w:val="666600"/>
          <w:sz w:val="17"/>
          <w:szCs w:val="17"/>
        </w:rPr>
        <w:t>,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006666"/>
          <w:sz w:val="17"/>
          <w:szCs w:val="17"/>
        </w:rPr>
        <w:t>5</w:t>
      </w:r>
      <w:r w:rsidRPr="0072492D">
        <w:rPr>
          <w:rFonts w:ascii="Consolas" w:hAnsi="Consolas" w:cs="Consolas"/>
          <w:color w:val="666600"/>
          <w:sz w:val="17"/>
          <w:szCs w:val="17"/>
        </w:rPr>
        <w:t>);</w:t>
      </w:r>
    </w:p>
    <w:p w14:paraId="4AE26F32" w14:textId="77777777" w:rsidR="005B4E3A" w:rsidRPr="0072492D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2492D">
        <w:rPr>
          <w:rFonts w:ascii="Consolas" w:hAnsi="Consolas" w:cs="Consolas"/>
          <w:sz w:val="17"/>
          <w:szCs w:val="17"/>
        </w:rPr>
        <w:t xml:space="preserve">211. 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   </w:t>
      </w:r>
      <w:r w:rsidRPr="0072492D">
        <w:rPr>
          <w:rFonts w:ascii="Consolas" w:hAnsi="Consolas" w:cs="Consolas"/>
          <w:color w:val="666600"/>
          <w:sz w:val="17"/>
          <w:szCs w:val="17"/>
        </w:rPr>
        <w:t>}</w:t>
      </w:r>
    </w:p>
    <w:p w14:paraId="6BD0AB27" w14:textId="77777777" w:rsidR="005B4E3A" w:rsidRPr="0072492D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 w:rsidRPr="0072492D">
        <w:rPr>
          <w:rFonts w:ascii="Consolas" w:hAnsi="Consolas" w:cs="Consolas"/>
          <w:sz w:val="17"/>
          <w:szCs w:val="17"/>
        </w:rPr>
        <w:t xml:space="preserve">212. 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   </w:t>
      </w:r>
      <w:r w:rsidRPr="0072492D">
        <w:rPr>
          <w:rFonts w:ascii="Consolas" w:hAnsi="Consolas" w:cs="Consolas"/>
          <w:color w:val="000088"/>
          <w:sz w:val="17"/>
          <w:szCs w:val="17"/>
        </w:rPr>
        <w:t>if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((</w:t>
      </w:r>
      <w:r w:rsidRPr="0072492D">
        <w:rPr>
          <w:rFonts w:ascii="Consolas" w:hAnsi="Consolas" w:cs="Consolas"/>
          <w:color w:val="000000"/>
          <w:sz w:val="17"/>
          <w:szCs w:val="17"/>
        </w:rPr>
        <w:t>atoi</w:t>
      </w:r>
      <w:r w:rsidRPr="0072492D">
        <w:rPr>
          <w:rFonts w:ascii="Consolas" w:hAnsi="Consolas" w:cs="Consolas"/>
          <w:color w:val="666600"/>
          <w:sz w:val="17"/>
          <w:szCs w:val="17"/>
        </w:rPr>
        <w:t>(</w:t>
      </w:r>
      <w:r w:rsidRPr="0072492D">
        <w:rPr>
          <w:rFonts w:ascii="Consolas" w:hAnsi="Consolas" w:cs="Consolas"/>
          <w:color w:val="000000"/>
          <w:sz w:val="17"/>
          <w:szCs w:val="17"/>
        </w:rPr>
        <w:t>argv</w:t>
      </w:r>
      <w:r w:rsidRPr="0072492D">
        <w:rPr>
          <w:rFonts w:ascii="Consolas" w:hAnsi="Consolas" w:cs="Consolas"/>
          <w:color w:val="666600"/>
          <w:sz w:val="17"/>
          <w:szCs w:val="17"/>
        </w:rPr>
        <w:t>[</w:t>
      </w:r>
      <w:r w:rsidRPr="0072492D">
        <w:rPr>
          <w:rFonts w:ascii="Consolas" w:hAnsi="Consolas" w:cs="Consolas"/>
          <w:color w:val="006666"/>
          <w:sz w:val="17"/>
          <w:szCs w:val="17"/>
        </w:rPr>
        <w:t>3</w:t>
      </w:r>
      <w:r w:rsidRPr="0072492D">
        <w:rPr>
          <w:rFonts w:ascii="Consolas" w:hAnsi="Consolas" w:cs="Consolas"/>
          <w:color w:val="666600"/>
          <w:sz w:val="17"/>
          <w:szCs w:val="17"/>
        </w:rPr>
        <w:t>])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&gt;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006666"/>
          <w:sz w:val="17"/>
          <w:szCs w:val="17"/>
        </w:rPr>
        <w:t>0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&amp;&amp;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atoi</w:t>
      </w:r>
      <w:r w:rsidRPr="0072492D">
        <w:rPr>
          <w:rFonts w:ascii="Consolas" w:hAnsi="Consolas" w:cs="Consolas"/>
          <w:color w:val="666600"/>
          <w:sz w:val="17"/>
          <w:szCs w:val="17"/>
        </w:rPr>
        <w:t>(</w:t>
      </w:r>
      <w:r w:rsidRPr="0072492D">
        <w:rPr>
          <w:rFonts w:ascii="Consolas" w:hAnsi="Consolas" w:cs="Consolas"/>
          <w:color w:val="000000"/>
          <w:sz w:val="17"/>
          <w:szCs w:val="17"/>
        </w:rPr>
        <w:t>argv</w:t>
      </w:r>
      <w:r w:rsidRPr="0072492D">
        <w:rPr>
          <w:rFonts w:ascii="Consolas" w:hAnsi="Consolas" w:cs="Consolas"/>
          <w:color w:val="666600"/>
          <w:sz w:val="17"/>
          <w:szCs w:val="17"/>
        </w:rPr>
        <w:t>[</w:t>
      </w:r>
      <w:r w:rsidRPr="0072492D">
        <w:rPr>
          <w:rFonts w:ascii="Consolas" w:hAnsi="Consolas" w:cs="Consolas"/>
          <w:color w:val="006666"/>
          <w:sz w:val="17"/>
          <w:szCs w:val="17"/>
        </w:rPr>
        <w:t>3</w:t>
      </w:r>
      <w:r w:rsidRPr="0072492D">
        <w:rPr>
          <w:rFonts w:ascii="Consolas" w:hAnsi="Consolas" w:cs="Consolas"/>
          <w:color w:val="666600"/>
          <w:sz w:val="17"/>
          <w:szCs w:val="17"/>
        </w:rPr>
        <w:t>])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&lt;=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006666"/>
          <w:sz w:val="17"/>
          <w:szCs w:val="17"/>
        </w:rPr>
        <w:t>20</w:t>
      </w:r>
      <w:r w:rsidRPr="0072492D">
        <w:rPr>
          <w:rFonts w:ascii="Consolas" w:hAnsi="Consolas" w:cs="Consolas"/>
          <w:color w:val="666600"/>
          <w:sz w:val="17"/>
          <w:szCs w:val="17"/>
        </w:rPr>
        <w:t>)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&amp;&amp;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argc </w:t>
      </w:r>
      <w:r w:rsidRPr="0072492D">
        <w:rPr>
          <w:rFonts w:ascii="Consolas" w:hAnsi="Consolas" w:cs="Consolas"/>
          <w:color w:val="666600"/>
          <w:sz w:val="17"/>
          <w:szCs w:val="17"/>
        </w:rPr>
        <w:t>-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006666"/>
          <w:sz w:val="17"/>
          <w:szCs w:val="17"/>
        </w:rPr>
        <w:t>4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!=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atoi</w:t>
      </w:r>
      <w:r w:rsidRPr="0072492D">
        <w:rPr>
          <w:rFonts w:ascii="Consolas" w:hAnsi="Consolas" w:cs="Consolas"/>
          <w:color w:val="666600"/>
          <w:sz w:val="17"/>
          <w:szCs w:val="17"/>
        </w:rPr>
        <w:t>(</w:t>
      </w:r>
      <w:r w:rsidRPr="0072492D">
        <w:rPr>
          <w:rFonts w:ascii="Consolas" w:hAnsi="Consolas" w:cs="Consolas"/>
          <w:color w:val="000000"/>
          <w:sz w:val="17"/>
          <w:szCs w:val="17"/>
        </w:rPr>
        <w:t>argv</w:t>
      </w:r>
      <w:r w:rsidRPr="0072492D">
        <w:rPr>
          <w:rFonts w:ascii="Consolas" w:hAnsi="Consolas" w:cs="Consolas"/>
          <w:color w:val="666600"/>
          <w:sz w:val="17"/>
          <w:szCs w:val="17"/>
        </w:rPr>
        <w:t>[</w:t>
      </w:r>
      <w:r w:rsidRPr="0072492D">
        <w:rPr>
          <w:rFonts w:ascii="Consolas" w:hAnsi="Consolas" w:cs="Consolas"/>
          <w:color w:val="006666"/>
          <w:sz w:val="17"/>
          <w:szCs w:val="17"/>
        </w:rPr>
        <w:t>3</w:t>
      </w:r>
      <w:r w:rsidRPr="0072492D">
        <w:rPr>
          <w:rFonts w:ascii="Consolas" w:hAnsi="Consolas" w:cs="Consolas"/>
          <w:color w:val="666600"/>
          <w:sz w:val="17"/>
          <w:szCs w:val="17"/>
        </w:rPr>
        <w:t>]))</w:t>
      </w:r>
      <w:r w:rsidRPr="0072492D">
        <w:rPr>
          <w:rFonts w:ascii="Consolas" w:hAnsi="Consolas" w:cs="Consolas"/>
          <w:color w:val="000000"/>
          <w:sz w:val="17"/>
          <w:szCs w:val="17"/>
        </w:rPr>
        <w:t xml:space="preserve"> </w:t>
      </w:r>
      <w:r w:rsidRPr="0072492D">
        <w:rPr>
          <w:rFonts w:ascii="Consolas" w:hAnsi="Consolas" w:cs="Consolas"/>
          <w:color w:val="666600"/>
          <w:sz w:val="17"/>
          <w:szCs w:val="17"/>
        </w:rPr>
        <w:t>{</w:t>
      </w:r>
    </w:p>
    <w:p w14:paraId="3F42D6C7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213. </w:t>
      </w:r>
      <w:r>
        <w:rPr>
          <w:rFonts w:ascii="Consolas" w:hAnsi="Consolas" w:cs="Consolas"/>
          <w:color w:val="000000"/>
          <w:sz w:val="17"/>
          <w:szCs w:val="17"/>
        </w:rPr>
        <w:t xml:space="preserve">        printf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8800"/>
          <w:sz w:val="17"/>
          <w:szCs w:val="17"/>
        </w:rPr>
        <w:t>"NUMERO DI DATI IN INPUT NON CORRETTO CON IL VALORE INDICATO N\n"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14:paraId="02366172" w14:textId="77777777" w:rsidR="005B4E3A" w:rsidRPr="00E44B9B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  <w:lang w:val="en-US"/>
        </w:rPr>
      </w:pPr>
      <w:r w:rsidRPr="00E44B9B">
        <w:rPr>
          <w:rFonts w:ascii="Consolas" w:hAnsi="Consolas" w:cs="Consolas"/>
          <w:sz w:val="17"/>
          <w:szCs w:val="17"/>
          <w:lang w:val="en-US"/>
        </w:rPr>
        <w:t xml:space="preserve">214. 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       MPI_Abort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(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>MPI_COMM_WORLD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,</w:t>
      </w:r>
      <w:r w:rsidRPr="00E44B9B">
        <w:rPr>
          <w:rFonts w:ascii="Consolas" w:hAnsi="Consolas" w:cs="Consolas"/>
          <w:color w:val="000000"/>
          <w:sz w:val="17"/>
          <w:szCs w:val="17"/>
          <w:lang w:val="en-US"/>
        </w:rPr>
        <w:t xml:space="preserve"> </w:t>
      </w:r>
      <w:r w:rsidRPr="00E44B9B">
        <w:rPr>
          <w:rFonts w:ascii="Consolas" w:hAnsi="Consolas" w:cs="Consolas"/>
          <w:color w:val="006666"/>
          <w:sz w:val="17"/>
          <w:szCs w:val="17"/>
          <w:lang w:val="en-US"/>
        </w:rPr>
        <w:t>6</w:t>
      </w:r>
      <w:r w:rsidRPr="00E44B9B">
        <w:rPr>
          <w:rFonts w:ascii="Consolas" w:hAnsi="Consolas" w:cs="Consolas"/>
          <w:color w:val="666600"/>
          <w:sz w:val="17"/>
          <w:szCs w:val="17"/>
          <w:lang w:val="en-US"/>
        </w:rPr>
        <w:t>);</w:t>
      </w:r>
    </w:p>
    <w:p w14:paraId="7B44FB06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215. </w:t>
      </w: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205F0042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216. </w:t>
      </w:r>
      <w:r>
        <w:rPr>
          <w:rFonts w:ascii="Consolas" w:hAnsi="Consolas" w:cs="Consolas"/>
          <w:color w:val="666600"/>
          <w:sz w:val="17"/>
          <w:szCs w:val="17"/>
        </w:rPr>
        <w:t>}</w:t>
      </w:r>
    </w:p>
    <w:p w14:paraId="77999DBE" w14:textId="77777777" w:rsidR="005B4E3A" w:rsidRDefault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217. </w:t>
      </w: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1A55424C" w14:textId="69B445AF" w:rsidR="00701F0A" w:rsidRDefault="005B4E3A" w:rsidP="005B4E3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526627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218. </w:t>
      </w:r>
      <w:r>
        <w:rPr>
          <w:rFonts w:ascii="Consolas" w:hAnsi="Consolas" w:cs="Consolas"/>
          <w:color w:val="000000"/>
          <w:sz w:val="17"/>
          <w:szCs w:val="17"/>
        </w:rPr>
        <w:t> </w:t>
      </w:r>
      <w:r w:rsidR="00701F0A">
        <w:rPr>
          <w:rFonts w:ascii="Consolas" w:hAnsi="Consolas" w:cs="Consolas"/>
          <w:sz w:val="17"/>
          <w:szCs w:val="17"/>
        </w:rPr>
        <w:t xml:space="preserve"> </w:t>
      </w:r>
      <w:r w:rsidR="00701F0A">
        <w:rPr>
          <w:rFonts w:ascii="Consolas" w:hAnsi="Consolas" w:cs="Consolas"/>
          <w:color w:val="000000"/>
          <w:sz w:val="17"/>
          <w:szCs w:val="17"/>
        </w:rPr>
        <w:t> </w:t>
      </w:r>
    </w:p>
    <w:p w14:paraId="5918B264" w14:textId="77777777" w:rsidR="009C6383" w:rsidRPr="009C6383" w:rsidRDefault="009C6383" w:rsidP="009C6383">
      <w:pPr>
        <w:rPr>
          <w:sz w:val="20"/>
          <w:szCs w:val="20"/>
        </w:rPr>
      </w:pPr>
    </w:p>
    <w:p w14:paraId="3D45707E" w14:textId="77777777" w:rsidR="00917541" w:rsidRPr="00917541" w:rsidRDefault="00917541" w:rsidP="00917541"/>
    <w:sectPr w:rsidR="00917541" w:rsidRPr="00917541">
      <w:footerReference w:type="default" r:id="rId17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97B6D" w14:textId="77777777" w:rsidR="00D32ED0" w:rsidRDefault="00D32ED0">
      <w:r>
        <w:separator/>
      </w:r>
    </w:p>
  </w:endnote>
  <w:endnote w:type="continuationSeparator" w:id="0">
    <w:p w14:paraId="25A3752F" w14:textId="77777777" w:rsidR="00D32ED0" w:rsidRDefault="00D32ED0">
      <w:r>
        <w:continuationSeparator/>
      </w:r>
    </w:p>
  </w:endnote>
  <w:endnote w:type="continuationNotice" w:id="1">
    <w:p w14:paraId="66DAA324" w14:textId="77777777" w:rsidR="00D32ED0" w:rsidRDefault="00D32E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Cambria"/>
    <w:panose1 w:val="020B0604020202020204"/>
    <w:charset w:val="00"/>
    <w:family w:val="roman"/>
    <w:notTrueType/>
    <w:pitch w:val="default"/>
  </w:font>
  <w:font w:name="CMU Serif Roman">
    <w:altName w:val="Mongolian Baiti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Times-Italic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7EE4" w14:textId="77777777" w:rsidR="00E125AE" w:rsidRDefault="00E125A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394C12">
      <w:rPr>
        <w:rStyle w:val="Numeropagina"/>
        <w:noProof/>
      </w:rPr>
      <w:t>6</w:t>
    </w:r>
    <w:r>
      <w:rPr>
        <w:rStyle w:val="Numeropagina"/>
      </w:rPr>
      <w:fldChar w:fldCharType="end"/>
    </w:r>
  </w:p>
  <w:p w14:paraId="1465DFCD" w14:textId="77777777" w:rsidR="00E125AE" w:rsidRDefault="00E125A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8EDBB" w14:textId="77777777" w:rsidR="00D32ED0" w:rsidRDefault="00D32ED0">
      <w:r>
        <w:separator/>
      </w:r>
    </w:p>
  </w:footnote>
  <w:footnote w:type="continuationSeparator" w:id="0">
    <w:p w14:paraId="5E8E9168" w14:textId="77777777" w:rsidR="00D32ED0" w:rsidRDefault="00D32ED0">
      <w:r>
        <w:continuationSeparator/>
      </w:r>
    </w:p>
  </w:footnote>
  <w:footnote w:type="continuationNotice" w:id="1">
    <w:p w14:paraId="5B6B6BDF" w14:textId="77777777" w:rsidR="00D32ED0" w:rsidRDefault="00D32ED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643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007005"/>
    <w:multiLevelType w:val="hybridMultilevel"/>
    <w:tmpl w:val="861AF4C4"/>
    <w:lvl w:ilvl="0" w:tplc="04100005">
      <w:start w:val="1"/>
      <w:numFmt w:val="bullet"/>
      <w:lvlText w:val=""/>
      <w:lvlJc w:val="left"/>
      <w:pPr>
        <w:ind w:left="4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</w:abstractNum>
  <w:abstractNum w:abstractNumId="4" w15:restartNumberingAfterBreak="0">
    <w:nsid w:val="0CC062A8"/>
    <w:multiLevelType w:val="hybridMultilevel"/>
    <w:tmpl w:val="28267EF0"/>
    <w:lvl w:ilvl="0" w:tplc="0410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0E503D70"/>
    <w:multiLevelType w:val="hybridMultilevel"/>
    <w:tmpl w:val="4D729064"/>
    <w:lvl w:ilvl="0" w:tplc="FFFFFFFF">
      <w:start w:val="1"/>
      <w:numFmt w:val="decimal"/>
      <w:lvlText w:val="%1."/>
      <w:lvlJc w:val="left"/>
      <w:pPr>
        <w:ind w:left="938" w:hanging="360"/>
      </w:pPr>
    </w:lvl>
    <w:lvl w:ilvl="1" w:tplc="04100019" w:tentative="1">
      <w:start w:val="1"/>
      <w:numFmt w:val="lowerLetter"/>
      <w:lvlText w:val="%2."/>
      <w:lvlJc w:val="left"/>
      <w:pPr>
        <w:ind w:left="1549" w:hanging="360"/>
      </w:pPr>
    </w:lvl>
    <w:lvl w:ilvl="2" w:tplc="0410001B" w:tentative="1">
      <w:start w:val="1"/>
      <w:numFmt w:val="lowerRoman"/>
      <w:lvlText w:val="%3."/>
      <w:lvlJc w:val="right"/>
      <w:pPr>
        <w:ind w:left="2269" w:hanging="180"/>
      </w:pPr>
    </w:lvl>
    <w:lvl w:ilvl="3" w:tplc="0410000F" w:tentative="1">
      <w:start w:val="1"/>
      <w:numFmt w:val="decimal"/>
      <w:lvlText w:val="%4."/>
      <w:lvlJc w:val="left"/>
      <w:pPr>
        <w:ind w:left="2989" w:hanging="360"/>
      </w:pPr>
    </w:lvl>
    <w:lvl w:ilvl="4" w:tplc="04100019" w:tentative="1">
      <w:start w:val="1"/>
      <w:numFmt w:val="lowerLetter"/>
      <w:lvlText w:val="%5."/>
      <w:lvlJc w:val="left"/>
      <w:pPr>
        <w:ind w:left="3709" w:hanging="360"/>
      </w:pPr>
    </w:lvl>
    <w:lvl w:ilvl="5" w:tplc="0410001B" w:tentative="1">
      <w:start w:val="1"/>
      <w:numFmt w:val="lowerRoman"/>
      <w:lvlText w:val="%6."/>
      <w:lvlJc w:val="right"/>
      <w:pPr>
        <w:ind w:left="4429" w:hanging="180"/>
      </w:pPr>
    </w:lvl>
    <w:lvl w:ilvl="6" w:tplc="0410000F" w:tentative="1">
      <w:start w:val="1"/>
      <w:numFmt w:val="decimal"/>
      <w:lvlText w:val="%7."/>
      <w:lvlJc w:val="left"/>
      <w:pPr>
        <w:ind w:left="5149" w:hanging="360"/>
      </w:pPr>
    </w:lvl>
    <w:lvl w:ilvl="7" w:tplc="04100019" w:tentative="1">
      <w:start w:val="1"/>
      <w:numFmt w:val="lowerLetter"/>
      <w:lvlText w:val="%8."/>
      <w:lvlJc w:val="left"/>
      <w:pPr>
        <w:ind w:left="5869" w:hanging="360"/>
      </w:pPr>
    </w:lvl>
    <w:lvl w:ilvl="8" w:tplc="0410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6" w15:restartNumberingAfterBreak="0">
    <w:nsid w:val="0F927E58"/>
    <w:multiLevelType w:val="hybridMultilevel"/>
    <w:tmpl w:val="A0F2CC00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103E55EC"/>
    <w:multiLevelType w:val="multilevel"/>
    <w:tmpl w:val="F69EC8B2"/>
    <w:lvl w:ilvl="0">
      <w:start w:val="6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hint="default"/>
      </w:rPr>
    </w:lvl>
  </w:abstractNum>
  <w:abstractNum w:abstractNumId="8" w15:restartNumberingAfterBreak="0">
    <w:nsid w:val="112D2B81"/>
    <w:multiLevelType w:val="hybridMultilevel"/>
    <w:tmpl w:val="721AC7B6"/>
    <w:lvl w:ilvl="0" w:tplc="FFFFFFFF">
      <w:start w:val="1"/>
      <w:numFmt w:val="decimal"/>
      <w:lvlText w:val="%1."/>
      <w:lvlJc w:val="left"/>
      <w:pPr>
        <w:ind w:left="938" w:hanging="360"/>
      </w:pPr>
    </w:lvl>
    <w:lvl w:ilvl="1" w:tplc="04100019" w:tentative="1">
      <w:start w:val="1"/>
      <w:numFmt w:val="lowerLetter"/>
      <w:lvlText w:val="%2."/>
      <w:lvlJc w:val="left"/>
      <w:pPr>
        <w:ind w:left="1549" w:hanging="360"/>
      </w:pPr>
    </w:lvl>
    <w:lvl w:ilvl="2" w:tplc="0410001B" w:tentative="1">
      <w:start w:val="1"/>
      <w:numFmt w:val="lowerRoman"/>
      <w:lvlText w:val="%3."/>
      <w:lvlJc w:val="right"/>
      <w:pPr>
        <w:ind w:left="2269" w:hanging="180"/>
      </w:pPr>
    </w:lvl>
    <w:lvl w:ilvl="3" w:tplc="0410000F" w:tentative="1">
      <w:start w:val="1"/>
      <w:numFmt w:val="decimal"/>
      <w:lvlText w:val="%4."/>
      <w:lvlJc w:val="left"/>
      <w:pPr>
        <w:ind w:left="2989" w:hanging="360"/>
      </w:pPr>
    </w:lvl>
    <w:lvl w:ilvl="4" w:tplc="04100019" w:tentative="1">
      <w:start w:val="1"/>
      <w:numFmt w:val="lowerLetter"/>
      <w:lvlText w:val="%5."/>
      <w:lvlJc w:val="left"/>
      <w:pPr>
        <w:ind w:left="3709" w:hanging="360"/>
      </w:pPr>
    </w:lvl>
    <w:lvl w:ilvl="5" w:tplc="0410001B" w:tentative="1">
      <w:start w:val="1"/>
      <w:numFmt w:val="lowerRoman"/>
      <w:lvlText w:val="%6."/>
      <w:lvlJc w:val="right"/>
      <w:pPr>
        <w:ind w:left="4429" w:hanging="180"/>
      </w:pPr>
    </w:lvl>
    <w:lvl w:ilvl="6" w:tplc="0410000F" w:tentative="1">
      <w:start w:val="1"/>
      <w:numFmt w:val="decimal"/>
      <w:lvlText w:val="%7."/>
      <w:lvlJc w:val="left"/>
      <w:pPr>
        <w:ind w:left="5149" w:hanging="360"/>
      </w:pPr>
    </w:lvl>
    <w:lvl w:ilvl="7" w:tplc="04100019" w:tentative="1">
      <w:start w:val="1"/>
      <w:numFmt w:val="lowerLetter"/>
      <w:lvlText w:val="%8."/>
      <w:lvlJc w:val="left"/>
      <w:pPr>
        <w:ind w:left="5869" w:hanging="360"/>
      </w:pPr>
    </w:lvl>
    <w:lvl w:ilvl="8" w:tplc="0410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9" w15:restartNumberingAfterBreak="0">
    <w:nsid w:val="17014595"/>
    <w:multiLevelType w:val="hybridMultilevel"/>
    <w:tmpl w:val="37E81020"/>
    <w:lvl w:ilvl="0" w:tplc="0410000F">
      <w:start w:val="1"/>
      <w:numFmt w:val="decimal"/>
      <w:lvlText w:val="%1."/>
      <w:lvlJc w:val="left"/>
      <w:pPr>
        <w:ind w:left="829" w:hanging="360"/>
      </w:pPr>
    </w:lvl>
    <w:lvl w:ilvl="1" w:tplc="04100019" w:tentative="1">
      <w:start w:val="1"/>
      <w:numFmt w:val="lowerLetter"/>
      <w:lvlText w:val="%2."/>
      <w:lvlJc w:val="left"/>
      <w:pPr>
        <w:ind w:left="1549" w:hanging="360"/>
      </w:pPr>
    </w:lvl>
    <w:lvl w:ilvl="2" w:tplc="0410001B" w:tentative="1">
      <w:start w:val="1"/>
      <w:numFmt w:val="lowerRoman"/>
      <w:lvlText w:val="%3."/>
      <w:lvlJc w:val="right"/>
      <w:pPr>
        <w:ind w:left="2269" w:hanging="180"/>
      </w:pPr>
    </w:lvl>
    <w:lvl w:ilvl="3" w:tplc="0410000F" w:tentative="1">
      <w:start w:val="1"/>
      <w:numFmt w:val="decimal"/>
      <w:lvlText w:val="%4."/>
      <w:lvlJc w:val="left"/>
      <w:pPr>
        <w:ind w:left="2989" w:hanging="360"/>
      </w:pPr>
    </w:lvl>
    <w:lvl w:ilvl="4" w:tplc="04100019" w:tentative="1">
      <w:start w:val="1"/>
      <w:numFmt w:val="lowerLetter"/>
      <w:lvlText w:val="%5."/>
      <w:lvlJc w:val="left"/>
      <w:pPr>
        <w:ind w:left="3709" w:hanging="360"/>
      </w:pPr>
    </w:lvl>
    <w:lvl w:ilvl="5" w:tplc="0410001B" w:tentative="1">
      <w:start w:val="1"/>
      <w:numFmt w:val="lowerRoman"/>
      <w:lvlText w:val="%6."/>
      <w:lvlJc w:val="right"/>
      <w:pPr>
        <w:ind w:left="4429" w:hanging="180"/>
      </w:pPr>
    </w:lvl>
    <w:lvl w:ilvl="6" w:tplc="0410000F" w:tentative="1">
      <w:start w:val="1"/>
      <w:numFmt w:val="decimal"/>
      <w:lvlText w:val="%7."/>
      <w:lvlJc w:val="left"/>
      <w:pPr>
        <w:ind w:left="5149" w:hanging="360"/>
      </w:pPr>
    </w:lvl>
    <w:lvl w:ilvl="7" w:tplc="04100019" w:tentative="1">
      <w:start w:val="1"/>
      <w:numFmt w:val="lowerLetter"/>
      <w:lvlText w:val="%8."/>
      <w:lvlJc w:val="left"/>
      <w:pPr>
        <w:ind w:left="5869" w:hanging="360"/>
      </w:pPr>
    </w:lvl>
    <w:lvl w:ilvl="8" w:tplc="0410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0" w15:restartNumberingAfterBreak="0">
    <w:nsid w:val="172E66A4"/>
    <w:multiLevelType w:val="hybridMultilevel"/>
    <w:tmpl w:val="FB907A46"/>
    <w:lvl w:ilvl="0" w:tplc="041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176F2A9A"/>
    <w:multiLevelType w:val="hybridMultilevel"/>
    <w:tmpl w:val="C262C9D6"/>
    <w:lvl w:ilvl="0" w:tplc="0410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18791F4C"/>
    <w:multiLevelType w:val="multilevel"/>
    <w:tmpl w:val="99605D42"/>
    <w:lvl w:ilvl="0">
      <w:start w:val="4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1A7647B0"/>
    <w:multiLevelType w:val="hybridMultilevel"/>
    <w:tmpl w:val="E8084052"/>
    <w:lvl w:ilvl="0" w:tplc="0410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EA9616F"/>
    <w:multiLevelType w:val="multilevel"/>
    <w:tmpl w:val="6EF4176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25DD4DCB"/>
    <w:multiLevelType w:val="multilevel"/>
    <w:tmpl w:val="3FB68A40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2606703F"/>
    <w:multiLevelType w:val="hybridMultilevel"/>
    <w:tmpl w:val="DC204D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D876D7"/>
    <w:multiLevelType w:val="hybridMultilevel"/>
    <w:tmpl w:val="EBC218AA"/>
    <w:lvl w:ilvl="0" w:tplc="0410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8" w15:restartNumberingAfterBreak="0">
    <w:nsid w:val="2B367F2B"/>
    <w:multiLevelType w:val="hybridMultilevel"/>
    <w:tmpl w:val="E344343E"/>
    <w:lvl w:ilvl="0" w:tplc="041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2BB4462E"/>
    <w:multiLevelType w:val="hybridMultilevel"/>
    <w:tmpl w:val="477CDFC4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2C9E5BED"/>
    <w:multiLevelType w:val="multilevel"/>
    <w:tmpl w:val="9D066C3C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1" w15:restartNumberingAfterBreak="0">
    <w:nsid w:val="2CDD4FEB"/>
    <w:multiLevelType w:val="hybridMultilevel"/>
    <w:tmpl w:val="73E0CFD4"/>
    <w:lvl w:ilvl="0" w:tplc="0410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4AB82911"/>
    <w:multiLevelType w:val="multilevel"/>
    <w:tmpl w:val="A55089B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3"/>
      <w:numFmt w:val="decimal"/>
      <w:isLgl/>
      <w:lvlText w:val="%1.%2"/>
      <w:lvlJc w:val="left"/>
      <w:pPr>
        <w:ind w:left="1083" w:hanging="4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6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5" w:hanging="1440"/>
      </w:pPr>
      <w:rPr>
        <w:rFonts w:hint="default"/>
      </w:rPr>
    </w:lvl>
  </w:abstractNum>
  <w:abstractNum w:abstractNumId="23" w15:restartNumberingAfterBreak="0">
    <w:nsid w:val="4B595D4F"/>
    <w:multiLevelType w:val="hybridMultilevel"/>
    <w:tmpl w:val="55C858EA"/>
    <w:lvl w:ilvl="0" w:tplc="B1409B04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E5773"/>
    <w:multiLevelType w:val="hybridMultilevel"/>
    <w:tmpl w:val="457C1D56"/>
    <w:lvl w:ilvl="0" w:tplc="0410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5" w15:restartNumberingAfterBreak="0">
    <w:nsid w:val="4C150DD8"/>
    <w:multiLevelType w:val="hybridMultilevel"/>
    <w:tmpl w:val="3D2E8AF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0F1BE4"/>
    <w:multiLevelType w:val="hybridMultilevel"/>
    <w:tmpl w:val="73C85F1A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57B33820"/>
    <w:multiLevelType w:val="hybridMultilevel"/>
    <w:tmpl w:val="DA964002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6C7427"/>
    <w:multiLevelType w:val="multilevel"/>
    <w:tmpl w:val="12C44240"/>
    <w:lvl w:ilvl="0">
      <w:start w:val="1"/>
      <w:numFmt w:val="decimal"/>
      <w:pStyle w:val="Tito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9" w15:restartNumberingAfterBreak="0">
    <w:nsid w:val="6BAC047D"/>
    <w:multiLevelType w:val="multilevel"/>
    <w:tmpl w:val="D80E5246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76C007F4"/>
    <w:multiLevelType w:val="hybridMultilevel"/>
    <w:tmpl w:val="37E81020"/>
    <w:lvl w:ilvl="0" w:tplc="FFFFFFFF">
      <w:start w:val="1"/>
      <w:numFmt w:val="decimal"/>
      <w:lvlText w:val="%1."/>
      <w:lvlJc w:val="left"/>
      <w:pPr>
        <w:ind w:left="829" w:hanging="360"/>
      </w:pPr>
    </w:lvl>
    <w:lvl w:ilvl="1" w:tplc="FFFFFFFF" w:tentative="1">
      <w:start w:val="1"/>
      <w:numFmt w:val="lowerLetter"/>
      <w:lvlText w:val="%2."/>
      <w:lvlJc w:val="left"/>
      <w:pPr>
        <w:ind w:left="1549" w:hanging="360"/>
      </w:pPr>
    </w:lvl>
    <w:lvl w:ilvl="2" w:tplc="FFFFFFFF" w:tentative="1">
      <w:start w:val="1"/>
      <w:numFmt w:val="lowerRoman"/>
      <w:lvlText w:val="%3."/>
      <w:lvlJc w:val="right"/>
      <w:pPr>
        <w:ind w:left="2269" w:hanging="180"/>
      </w:pPr>
    </w:lvl>
    <w:lvl w:ilvl="3" w:tplc="FFFFFFFF" w:tentative="1">
      <w:start w:val="1"/>
      <w:numFmt w:val="decimal"/>
      <w:lvlText w:val="%4."/>
      <w:lvlJc w:val="left"/>
      <w:pPr>
        <w:ind w:left="2989" w:hanging="360"/>
      </w:pPr>
    </w:lvl>
    <w:lvl w:ilvl="4" w:tplc="FFFFFFFF" w:tentative="1">
      <w:start w:val="1"/>
      <w:numFmt w:val="lowerLetter"/>
      <w:lvlText w:val="%5."/>
      <w:lvlJc w:val="left"/>
      <w:pPr>
        <w:ind w:left="3709" w:hanging="360"/>
      </w:pPr>
    </w:lvl>
    <w:lvl w:ilvl="5" w:tplc="FFFFFFFF" w:tentative="1">
      <w:start w:val="1"/>
      <w:numFmt w:val="lowerRoman"/>
      <w:lvlText w:val="%6."/>
      <w:lvlJc w:val="right"/>
      <w:pPr>
        <w:ind w:left="4429" w:hanging="180"/>
      </w:pPr>
    </w:lvl>
    <w:lvl w:ilvl="6" w:tplc="FFFFFFFF" w:tentative="1">
      <w:start w:val="1"/>
      <w:numFmt w:val="decimal"/>
      <w:lvlText w:val="%7."/>
      <w:lvlJc w:val="left"/>
      <w:pPr>
        <w:ind w:left="5149" w:hanging="360"/>
      </w:pPr>
    </w:lvl>
    <w:lvl w:ilvl="7" w:tplc="FFFFFFFF" w:tentative="1">
      <w:start w:val="1"/>
      <w:numFmt w:val="lowerLetter"/>
      <w:lvlText w:val="%8."/>
      <w:lvlJc w:val="left"/>
      <w:pPr>
        <w:ind w:left="5869" w:hanging="360"/>
      </w:pPr>
    </w:lvl>
    <w:lvl w:ilvl="8" w:tplc="FFFFFFFF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31" w15:restartNumberingAfterBreak="0">
    <w:nsid w:val="779A1CBC"/>
    <w:multiLevelType w:val="hybridMultilevel"/>
    <w:tmpl w:val="1AFCB71C"/>
    <w:lvl w:ilvl="0" w:tplc="0410000F">
      <w:start w:val="1"/>
      <w:numFmt w:val="decimal"/>
      <w:lvlText w:val="%1."/>
      <w:lvlJc w:val="left"/>
      <w:pPr>
        <w:ind w:left="772" w:hanging="360"/>
      </w:pPr>
    </w:lvl>
    <w:lvl w:ilvl="1" w:tplc="04100019" w:tentative="1">
      <w:start w:val="1"/>
      <w:numFmt w:val="lowerLetter"/>
      <w:lvlText w:val="%2."/>
      <w:lvlJc w:val="left"/>
      <w:pPr>
        <w:ind w:left="1492" w:hanging="360"/>
      </w:pPr>
    </w:lvl>
    <w:lvl w:ilvl="2" w:tplc="0410001B" w:tentative="1">
      <w:start w:val="1"/>
      <w:numFmt w:val="lowerRoman"/>
      <w:lvlText w:val="%3."/>
      <w:lvlJc w:val="right"/>
      <w:pPr>
        <w:ind w:left="2212" w:hanging="180"/>
      </w:pPr>
    </w:lvl>
    <w:lvl w:ilvl="3" w:tplc="0410000F" w:tentative="1">
      <w:start w:val="1"/>
      <w:numFmt w:val="decimal"/>
      <w:lvlText w:val="%4."/>
      <w:lvlJc w:val="left"/>
      <w:pPr>
        <w:ind w:left="2932" w:hanging="360"/>
      </w:pPr>
    </w:lvl>
    <w:lvl w:ilvl="4" w:tplc="04100019" w:tentative="1">
      <w:start w:val="1"/>
      <w:numFmt w:val="lowerLetter"/>
      <w:lvlText w:val="%5."/>
      <w:lvlJc w:val="left"/>
      <w:pPr>
        <w:ind w:left="3652" w:hanging="360"/>
      </w:pPr>
    </w:lvl>
    <w:lvl w:ilvl="5" w:tplc="0410001B" w:tentative="1">
      <w:start w:val="1"/>
      <w:numFmt w:val="lowerRoman"/>
      <w:lvlText w:val="%6."/>
      <w:lvlJc w:val="right"/>
      <w:pPr>
        <w:ind w:left="4372" w:hanging="180"/>
      </w:pPr>
    </w:lvl>
    <w:lvl w:ilvl="6" w:tplc="0410000F" w:tentative="1">
      <w:start w:val="1"/>
      <w:numFmt w:val="decimal"/>
      <w:lvlText w:val="%7."/>
      <w:lvlJc w:val="left"/>
      <w:pPr>
        <w:ind w:left="5092" w:hanging="360"/>
      </w:pPr>
    </w:lvl>
    <w:lvl w:ilvl="7" w:tplc="04100019" w:tentative="1">
      <w:start w:val="1"/>
      <w:numFmt w:val="lowerLetter"/>
      <w:lvlText w:val="%8."/>
      <w:lvlJc w:val="left"/>
      <w:pPr>
        <w:ind w:left="5812" w:hanging="360"/>
      </w:pPr>
    </w:lvl>
    <w:lvl w:ilvl="8" w:tplc="0410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2" w15:restartNumberingAfterBreak="0">
    <w:nsid w:val="7E136B4F"/>
    <w:multiLevelType w:val="multilevel"/>
    <w:tmpl w:val="25605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num w:numId="1" w16cid:durableId="1026756041">
    <w:abstractNumId w:val="28"/>
  </w:num>
  <w:num w:numId="2" w16cid:durableId="1485463303">
    <w:abstractNumId w:val="26"/>
  </w:num>
  <w:num w:numId="3" w16cid:durableId="1145047068">
    <w:abstractNumId w:val="22"/>
  </w:num>
  <w:num w:numId="4" w16cid:durableId="179859739">
    <w:abstractNumId w:val="31"/>
  </w:num>
  <w:num w:numId="5" w16cid:durableId="1220244958">
    <w:abstractNumId w:val="9"/>
  </w:num>
  <w:num w:numId="6" w16cid:durableId="1363241535">
    <w:abstractNumId w:val="30"/>
  </w:num>
  <w:num w:numId="7" w16cid:durableId="1434478020">
    <w:abstractNumId w:val="20"/>
  </w:num>
  <w:num w:numId="8" w16cid:durableId="2042782513">
    <w:abstractNumId w:val="8"/>
  </w:num>
  <w:num w:numId="9" w16cid:durableId="1075005968">
    <w:abstractNumId w:val="5"/>
  </w:num>
  <w:num w:numId="10" w16cid:durableId="1044333677">
    <w:abstractNumId w:val="6"/>
  </w:num>
  <w:num w:numId="11" w16cid:durableId="1134445259">
    <w:abstractNumId w:val="14"/>
  </w:num>
  <w:num w:numId="12" w16cid:durableId="2091000582">
    <w:abstractNumId w:val="24"/>
  </w:num>
  <w:num w:numId="13" w16cid:durableId="388967395">
    <w:abstractNumId w:val="25"/>
  </w:num>
  <w:num w:numId="14" w16cid:durableId="185563938">
    <w:abstractNumId w:val="21"/>
  </w:num>
  <w:num w:numId="15" w16cid:durableId="1689020696">
    <w:abstractNumId w:val="4"/>
  </w:num>
  <w:num w:numId="16" w16cid:durableId="98566892">
    <w:abstractNumId w:val="27"/>
  </w:num>
  <w:num w:numId="17" w16cid:durableId="1729524166">
    <w:abstractNumId w:val="13"/>
  </w:num>
  <w:num w:numId="18" w16cid:durableId="997809131">
    <w:abstractNumId w:val="11"/>
  </w:num>
  <w:num w:numId="19" w16cid:durableId="1254700912">
    <w:abstractNumId w:val="3"/>
  </w:num>
  <w:num w:numId="20" w16cid:durableId="1907064752">
    <w:abstractNumId w:val="32"/>
  </w:num>
  <w:num w:numId="21" w16cid:durableId="940531083">
    <w:abstractNumId w:val="23"/>
  </w:num>
  <w:num w:numId="22" w16cid:durableId="603266067">
    <w:abstractNumId w:val="12"/>
  </w:num>
  <w:num w:numId="23" w16cid:durableId="681663394">
    <w:abstractNumId w:val="15"/>
  </w:num>
  <w:num w:numId="24" w16cid:durableId="2023508790">
    <w:abstractNumId w:val="19"/>
  </w:num>
  <w:num w:numId="25" w16cid:durableId="871265955">
    <w:abstractNumId w:val="16"/>
  </w:num>
  <w:num w:numId="26" w16cid:durableId="1542941266">
    <w:abstractNumId w:val="18"/>
  </w:num>
  <w:num w:numId="27" w16cid:durableId="1711220891">
    <w:abstractNumId w:val="0"/>
  </w:num>
  <w:num w:numId="28" w16cid:durableId="8454151">
    <w:abstractNumId w:val="1"/>
  </w:num>
  <w:num w:numId="29" w16cid:durableId="1216427442">
    <w:abstractNumId w:val="2"/>
  </w:num>
  <w:num w:numId="30" w16cid:durableId="830829389">
    <w:abstractNumId w:val="17"/>
  </w:num>
  <w:num w:numId="31" w16cid:durableId="2132311532">
    <w:abstractNumId w:val="10"/>
  </w:num>
  <w:num w:numId="32" w16cid:durableId="1697999770">
    <w:abstractNumId w:val="7"/>
  </w:num>
  <w:num w:numId="33" w16cid:durableId="1861431808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attachedTemplate r:id="rId1"/>
  <w:defaultTabStop w:val="720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35"/>
    <w:rsid w:val="00002752"/>
    <w:rsid w:val="00004CC1"/>
    <w:rsid w:val="0001109F"/>
    <w:rsid w:val="000112DF"/>
    <w:rsid w:val="0001374F"/>
    <w:rsid w:val="000175C6"/>
    <w:rsid w:val="00017902"/>
    <w:rsid w:val="00021AC8"/>
    <w:rsid w:val="00023777"/>
    <w:rsid w:val="000240B7"/>
    <w:rsid w:val="00024CAC"/>
    <w:rsid w:val="00025770"/>
    <w:rsid w:val="00031A0B"/>
    <w:rsid w:val="000326C9"/>
    <w:rsid w:val="0003333B"/>
    <w:rsid w:val="00034D10"/>
    <w:rsid w:val="00037C01"/>
    <w:rsid w:val="00040A03"/>
    <w:rsid w:val="00040A5F"/>
    <w:rsid w:val="000414DD"/>
    <w:rsid w:val="00041F8C"/>
    <w:rsid w:val="00043628"/>
    <w:rsid w:val="000437A4"/>
    <w:rsid w:val="00043E03"/>
    <w:rsid w:val="00047BB8"/>
    <w:rsid w:val="000502A1"/>
    <w:rsid w:val="00051DB8"/>
    <w:rsid w:val="000615EC"/>
    <w:rsid w:val="000645A5"/>
    <w:rsid w:val="00066248"/>
    <w:rsid w:val="000670D1"/>
    <w:rsid w:val="0007088F"/>
    <w:rsid w:val="00071D64"/>
    <w:rsid w:val="000734D8"/>
    <w:rsid w:val="00076A40"/>
    <w:rsid w:val="0008049D"/>
    <w:rsid w:val="000828DC"/>
    <w:rsid w:val="00082BF4"/>
    <w:rsid w:val="00085AAC"/>
    <w:rsid w:val="00086EB2"/>
    <w:rsid w:val="000870FF"/>
    <w:rsid w:val="00097654"/>
    <w:rsid w:val="000A2E0D"/>
    <w:rsid w:val="000A30CF"/>
    <w:rsid w:val="000A59F4"/>
    <w:rsid w:val="000B0B02"/>
    <w:rsid w:val="000B53BC"/>
    <w:rsid w:val="000B5481"/>
    <w:rsid w:val="000C0106"/>
    <w:rsid w:val="000C426A"/>
    <w:rsid w:val="000D04E7"/>
    <w:rsid w:val="000D3DE8"/>
    <w:rsid w:val="000D5619"/>
    <w:rsid w:val="000D76C0"/>
    <w:rsid w:val="000F309A"/>
    <w:rsid w:val="000F5A0C"/>
    <w:rsid w:val="000F5E70"/>
    <w:rsid w:val="000F6912"/>
    <w:rsid w:val="000F7C09"/>
    <w:rsid w:val="000F7F03"/>
    <w:rsid w:val="00101463"/>
    <w:rsid w:val="00101EA2"/>
    <w:rsid w:val="00103DC6"/>
    <w:rsid w:val="00103E06"/>
    <w:rsid w:val="00111E9F"/>
    <w:rsid w:val="00112EC6"/>
    <w:rsid w:val="00113D8A"/>
    <w:rsid w:val="001153E6"/>
    <w:rsid w:val="00120CBF"/>
    <w:rsid w:val="00123B11"/>
    <w:rsid w:val="00126285"/>
    <w:rsid w:val="00126F1A"/>
    <w:rsid w:val="00131425"/>
    <w:rsid w:val="00134DEA"/>
    <w:rsid w:val="001400B9"/>
    <w:rsid w:val="001406F9"/>
    <w:rsid w:val="00140C54"/>
    <w:rsid w:val="001422FB"/>
    <w:rsid w:val="00143D95"/>
    <w:rsid w:val="00150F74"/>
    <w:rsid w:val="00154740"/>
    <w:rsid w:val="00156039"/>
    <w:rsid w:val="00161038"/>
    <w:rsid w:val="00163B25"/>
    <w:rsid w:val="0016454A"/>
    <w:rsid w:val="001652A2"/>
    <w:rsid w:val="00165C8E"/>
    <w:rsid w:val="00165F82"/>
    <w:rsid w:val="001715B0"/>
    <w:rsid w:val="001723AF"/>
    <w:rsid w:val="001726D7"/>
    <w:rsid w:val="00172AE8"/>
    <w:rsid w:val="00174267"/>
    <w:rsid w:val="00174D64"/>
    <w:rsid w:val="00176FC3"/>
    <w:rsid w:val="0018229B"/>
    <w:rsid w:val="001834FD"/>
    <w:rsid w:val="00183D21"/>
    <w:rsid w:val="0018466D"/>
    <w:rsid w:val="00186423"/>
    <w:rsid w:val="00191492"/>
    <w:rsid w:val="001929A2"/>
    <w:rsid w:val="0019344D"/>
    <w:rsid w:val="001A1342"/>
    <w:rsid w:val="001A1888"/>
    <w:rsid w:val="001B0E07"/>
    <w:rsid w:val="001B12C1"/>
    <w:rsid w:val="001C438A"/>
    <w:rsid w:val="001C6E78"/>
    <w:rsid w:val="001D0C44"/>
    <w:rsid w:val="001E167A"/>
    <w:rsid w:val="001E18AC"/>
    <w:rsid w:val="001E2178"/>
    <w:rsid w:val="001E28F1"/>
    <w:rsid w:val="001E2AF7"/>
    <w:rsid w:val="001E601C"/>
    <w:rsid w:val="001E62AB"/>
    <w:rsid w:val="001E68BD"/>
    <w:rsid w:val="001F24A1"/>
    <w:rsid w:val="001F2592"/>
    <w:rsid w:val="001F5DFF"/>
    <w:rsid w:val="001F617F"/>
    <w:rsid w:val="001F6A49"/>
    <w:rsid w:val="002000CD"/>
    <w:rsid w:val="00201EF0"/>
    <w:rsid w:val="00206CF0"/>
    <w:rsid w:val="00211122"/>
    <w:rsid w:val="002154F5"/>
    <w:rsid w:val="00216C5E"/>
    <w:rsid w:val="002206DA"/>
    <w:rsid w:val="002218CE"/>
    <w:rsid w:val="00221957"/>
    <w:rsid w:val="00221960"/>
    <w:rsid w:val="00223842"/>
    <w:rsid w:val="0022572F"/>
    <w:rsid w:val="00226C29"/>
    <w:rsid w:val="00226E4E"/>
    <w:rsid w:val="00235A47"/>
    <w:rsid w:val="00236560"/>
    <w:rsid w:val="0023687D"/>
    <w:rsid w:val="00240013"/>
    <w:rsid w:val="00244EC6"/>
    <w:rsid w:val="00246CD5"/>
    <w:rsid w:val="002520FE"/>
    <w:rsid w:val="00252959"/>
    <w:rsid w:val="00253FDB"/>
    <w:rsid w:val="00254F42"/>
    <w:rsid w:val="002567A1"/>
    <w:rsid w:val="00261E6E"/>
    <w:rsid w:val="00265FA3"/>
    <w:rsid w:val="0027473F"/>
    <w:rsid w:val="00275102"/>
    <w:rsid w:val="00277534"/>
    <w:rsid w:val="0028202D"/>
    <w:rsid w:val="00286BEE"/>
    <w:rsid w:val="00291A55"/>
    <w:rsid w:val="002959D8"/>
    <w:rsid w:val="00295F1D"/>
    <w:rsid w:val="002A1D24"/>
    <w:rsid w:val="002A1E92"/>
    <w:rsid w:val="002A1ED9"/>
    <w:rsid w:val="002A350A"/>
    <w:rsid w:val="002A3921"/>
    <w:rsid w:val="002A5154"/>
    <w:rsid w:val="002A5258"/>
    <w:rsid w:val="002A5D04"/>
    <w:rsid w:val="002A7C9F"/>
    <w:rsid w:val="002B064B"/>
    <w:rsid w:val="002B4897"/>
    <w:rsid w:val="002B5D23"/>
    <w:rsid w:val="002C2EAE"/>
    <w:rsid w:val="002C3291"/>
    <w:rsid w:val="002C4AC5"/>
    <w:rsid w:val="002C5C36"/>
    <w:rsid w:val="002D0BC8"/>
    <w:rsid w:val="002D3351"/>
    <w:rsid w:val="002D37A1"/>
    <w:rsid w:val="002D3CB5"/>
    <w:rsid w:val="002D4489"/>
    <w:rsid w:val="002D75CD"/>
    <w:rsid w:val="002E2D28"/>
    <w:rsid w:val="002E4957"/>
    <w:rsid w:val="002E5E03"/>
    <w:rsid w:val="002E6172"/>
    <w:rsid w:val="00305BD4"/>
    <w:rsid w:val="00314AF4"/>
    <w:rsid w:val="003220FC"/>
    <w:rsid w:val="003241E2"/>
    <w:rsid w:val="003304C7"/>
    <w:rsid w:val="00330E38"/>
    <w:rsid w:val="00331BAE"/>
    <w:rsid w:val="003332BB"/>
    <w:rsid w:val="00334156"/>
    <w:rsid w:val="00335DA5"/>
    <w:rsid w:val="003403E9"/>
    <w:rsid w:val="00341579"/>
    <w:rsid w:val="00343CDF"/>
    <w:rsid w:val="00346508"/>
    <w:rsid w:val="00346C2E"/>
    <w:rsid w:val="0035572E"/>
    <w:rsid w:val="00355B0B"/>
    <w:rsid w:val="003563AB"/>
    <w:rsid w:val="00363108"/>
    <w:rsid w:val="00363AD0"/>
    <w:rsid w:val="00363FBF"/>
    <w:rsid w:val="00364891"/>
    <w:rsid w:val="00365382"/>
    <w:rsid w:val="00370971"/>
    <w:rsid w:val="00371197"/>
    <w:rsid w:val="00373A6D"/>
    <w:rsid w:val="00385074"/>
    <w:rsid w:val="0038761D"/>
    <w:rsid w:val="003879A5"/>
    <w:rsid w:val="003901BC"/>
    <w:rsid w:val="00390A4A"/>
    <w:rsid w:val="003929E0"/>
    <w:rsid w:val="00394C12"/>
    <w:rsid w:val="00395193"/>
    <w:rsid w:val="00397B00"/>
    <w:rsid w:val="003A0046"/>
    <w:rsid w:val="003A2D90"/>
    <w:rsid w:val="003A403D"/>
    <w:rsid w:val="003A47A2"/>
    <w:rsid w:val="003A5431"/>
    <w:rsid w:val="003A649C"/>
    <w:rsid w:val="003B2216"/>
    <w:rsid w:val="003B22E8"/>
    <w:rsid w:val="003B6334"/>
    <w:rsid w:val="003B79DB"/>
    <w:rsid w:val="003C1DB5"/>
    <w:rsid w:val="003C2E58"/>
    <w:rsid w:val="003C3370"/>
    <w:rsid w:val="003C77E1"/>
    <w:rsid w:val="003D032D"/>
    <w:rsid w:val="003D17BA"/>
    <w:rsid w:val="003D479F"/>
    <w:rsid w:val="003D6BA9"/>
    <w:rsid w:val="003D7956"/>
    <w:rsid w:val="003E404E"/>
    <w:rsid w:val="003E43FE"/>
    <w:rsid w:val="003F4F88"/>
    <w:rsid w:val="003F4FB7"/>
    <w:rsid w:val="003F64C1"/>
    <w:rsid w:val="004014AF"/>
    <w:rsid w:val="00402B33"/>
    <w:rsid w:val="004037F4"/>
    <w:rsid w:val="00406050"/>
    <w:rsid w:val="00412A4E"/>
    <w:rsid w:val="00412EDA"/>
    <w:rsid w:val="00413821"/>
    <w:rsid w:val="004151AC"/>
    <w:rsid w:val="00416184"/>
    <w:rsid w:val="00416C47"/>
    <w:rsid w:val="00421F7A"/>
    <w:rsid w:val="00423291"/>
    <w:rsid w:val="00435C2B"/>
    <w:rsid w:val="0044231D"/>
    <w:rsid w:val="0044425A"/>
    <w:rsid w:val="00445130"/>
    <w:rsid w:val="004523F8"/>
    <w:rsid w:val="0045631B"/>
    <w:rsid w:val="004576E7"/>
    <w:rsid w:val="0046065A"/>
    <w:rsid w:val="0046080E"/>
    <w:rsid w:val="004623A1"/>
    <w:rsid w:val="004667A1"/>
    <w:rsid w:val="00466C1A"/>
    <w:rsid w:val="00471608"/>
    <w:rsid w:val="00471994"/>
    <w:rsid w:val="00471F64"/>
    <w:rsid w:val="0047457F"/>
    <w:rsid w:val="00474C98"/>
    <w:rsid w:val="0047504D"/>
    <w:rsid w:val="00475D45"/>
    <w:rsid w:val="00480DAB"/>
    <w:rsid w:val="00482512"/>
    <w:rsid w:val="0048375E"/>
    <w:rsid w:val="00490869"/>
    <w:rsid w:val="00496972"/>
    <w:rsid w:val="00497405"/>
    <w:rsid w:val="004A0EE8"/>
    <w:rsid w:val="004A1C71"/>
    <w:rsid w:val="004A2859"/>
    <w:rsid w:val="004A49DF"/>
    <w:rsid w:val="004A7A34"/>
    <w:rsid w:val="004B1B75"/>
    <w:rsid w:val="004B219E"/>
    <w:rsid w:val="004B6887"/>
    <w:rsid w:val="004C2C0D"/>
    <w:rsid w:val="004C4B6B"/>
    <w:rsid w:val="004C5AE2"/>
    <w:rsid w:val="004D0B00"/>
    <w:rsid w:val="004D4B33"/>
    <w:rsid w:val="004D69BA"/>
    <w:rsid w:val="004E14B2"/>
    <w:rsid w:val="004E5899"/>
    <w:rsid w:val="004E5920"/>
    <w:rsid w:val="004E6BF4"/>
    <w:rsid w:val="004F2458"/>
    <w:rsid w:val="004F6F63"/>
    <w:rsid w:val="004F7D22"/>
    <w:rsid w:val="0050314A"/>
    <w:rsid w:val="005041D2"/>
    <w:rsid w:val="00506600"/>
    <w:rsid w:val="00506922"/>
    <w:rsid w:val="00506D39"/>
    <w:rsid w:val="005071B3"/>
    <w:rsid w:val="00524322"/>
    <w:rsid w:val="005304C0"/>
    <w:rsid w:val="00534F4D"/>
    <w:rsid w:val="00537EF6"/>
    <w:rsid w:val="005431FA"/>
    <w:rsid w:val="0054386D"/>
    <w:rsid w:val="005458D3"/>
    <w:rsid w:val="00545E24"/>
    <w:rsid w:val="00547C8F"/>
    <w:rsid w:val="0055067A"/>
    <w:rsid w:val="00551785"/>
    <w:rsid w:val="00552275"/>
    <w:rsid w:val="00554B30"/>
    <w:rsid w:val="00555BD5"/>
    <w:rsid w:val="005562C3"/>
    <w:rsid w:val="00556ADE"/>
    <w:rsid w:val="00565EF4"/>
    <w:rsid w:val="005664C3"/>
    <w:rsid w:val="005703BA"/>
    <w:rsid w:val="00573BFE"/>
    <w:rsid w:val="005807C9"/>
    <w:rsid w:val="00581E55"/>
    <w:rsid w:val="00584447"/>
    <w:rsid w:val="00584811"/>
    <w:rsid w:val="00586450"/>
    <w:rsid w:val="00587267"/>
    <w:rsid w:val="00594F41"/>
    <w:rsid w:val="005968DF"/>
    <w:rsid w:val="00597470"/>
    <w:rsid w:val="005A0887"/>
    <w:rsid w:val="005A2A8E"/>
    <w:rsid w:val="005A336E"/>
    <w:rsid w:val="005A5036"/>
    <w:rsid w:val="005A581C"/>
    <w:rsid w:val="005A7283"/>
    <w:rsid w:val="005B0798"/>
    <w:rsid w:val="005B4E3A"/>
    <w:rsid w:val="005B5984"/>
    <w:rsid w:val="005C091F"/>
    <w:rsid w:val="005C2A10"/>
    <w:rsid w:val="005D104F"/>
    <w:rsid w:val="005E09A7"/>
    <w:rsid w:val="005E1E94"/>
    <w:rsid w:val="005E20E2"/>
    <w:rsid w:val="005E47C4"/>
    <w:rsid w:val="005E623E"/>
    <w:rsid w:val="005E7FCB"/>
    <w:rsid w:val="005F0CD0"/>
    <w:rsid w:val="005F3839"/>
    <w:rsid w:val="005F510C"/>
    <w:rsid w:val="005F6618"/>
    <w:rsid w:val="005F7431"/>
    <w:rsid w:val="0060378F"/>
    <w:rsid w:val="00603B03"/>
    <w:rsid w:val="006072C4"/>
    <w:rsid w:val="00607F98"/>
    <w:rsid w:val="00610F32"/>
    <w:rsid w:val="00612A83"/>
    <w:rsid w:val="00617002"/>
    <w:rsid w:val="00620411"/>
    <w:rsid w:val="00620850"/>
    <w:rsid w:val="006211B7"/>
    <w:rsid w:val="00621967"/>
    <w:rsid w:val="006232D3"/>
    <w:rsid w:val="006237FC"/>
    <w:rsid w:val="00627466"/>
    <w:rsid w:val="00627584"/>
    <w:rsid w:val="0063201C"/>
    <w:rsid w:val="0063464F"/>
    <w:rsid w:val="006421C7"/>
    <w:rsid w:val="0064290B"/>
    <w:rsid w:val="0064299F"/>
    <w:rsid w:val="0064386F"/>
    <w:rsid w:val="0064675B"/>
    <w:rsid w:val="00647207"/>
    <w:rsid w:val="00651EC9"/>
    <w:rsid w:val="0065361B"/>
    <w:rsid w:val="006538C0"/>
    <w:rsid w:val="0065447E"/>
    <w:rsid w:val="0065496A"/>
    <w:rsid w:val="00661C3B"/>
    <w:rsid w:val="00664624"/>
    <w:rsid w:val="00666D06"/>
    <w:rsid w:val="00667196"/>
    <w:rsid w:val="00667FD6"/>
    <w:rsid w:val="0067229E"/>
    <w:rsid w:val="00672FD4"/>
    <w:rsid w:val="00676485"/>
    <w:rsid w:val="0067650D"/>
    <w:rsid w:val="00676B07"/>
    <w:rsid w:val="00676C50"/>
    <w:rsid w:val="00677377"/>
    <w:rsid w:val="00681CE7"/>
    <w:rsid w:val="006872B7"/>
    <w:rsid w:val="00692FE9"/>
    <w:rsid w:val="00694026"/>
    <w:rsid w:val="006A1022"/>
    <w:rsid w:val="006A3F34"/>
    <w:rsid w:val="006A5038"/>
    <w:rsid w:val="006A5614"/>
    <w:rsid w:val="006A5722"/>
    <w:rsid w:val="006A5AC4"/>
    <w:rsid w:val="006A7234"/>
    <w:rsid w:val="006B1264"/>
    <w:rsid w:val="006B1CDB"/>
    <w:rsid w:val="006B1D58"/>
    <w:rsid w:val="006B2012"/>
    <w:rsid w:val="006C0882"/>
    <w:rsid w:val="006C0A58"/>
    <w:rsid w:val="006C1D28"/>
    <w:rsid w:val="006C20E8"/>
    <w:rsid w:val="006C4B1F"/>
    <w:rsid w:val="006D1335"/>
    <w:rsid w:val="006D40CA"/>
    <w:rsid w:val="006D6938"/>
    <w:rsid w:val="006E0248"/>
    <w:rsid w:val="006E0BD8"/>
    <w:rsid w:val="006E1150"/>
    <w:rsid w:val="006E357A"/>
    <w:rsid w:val="006E4C4D"/>
    <w:rsid w:val="006E581D"/>
    <w:rsid w:val="006E7FD7"/>
    <w:rsid w:val="006F0F61"/>
    <w:rsid w:val="006F1452"/>
    <w:rsid w:val="006F3C07"/>
    <w:rsid w:val="006F48A9"/>
    <w:rsid w:val="006F679A"/>
    <w:rsid w:val="00701F0A"/>
    <w:rsid w:val="00704C7F"/>
    <w:rsid w:val="00705081"/>
    <w:rsid w:val="00706BF2"/>
    <w:rsid w:val="0071072C"/>
    <w:rsid w:val="00710789"/>
    <w:rsid w:val="00714073"/>
    <w:rsid w:val="00714B13"/>
    <w:rsid w:val="0071699C"/>
    <w:rsid w:val="00721377"/>
    <w:rsid w:val="00723E71"/>
    <w:rsid w:val="0072492D"/>
    <w:rsid w:val="00727220"/>
    <w:rsid w:val="00727929"/>
    <w:rsid w:val="00734C69"/>
    <w:rsid w:val="00737122"/>
    <w:rsid w:val="007371F1"/>
    <w:rsid w:val="007429EA"/>
    <w:rsid w:val="0074719D"/>
    <w:rsid w:val="0076095B"/>
    <w:rsid w:val="007628B2"/>
    <w:rsid w:val="00763E05"/>
    <w:rsid w:val="00765CFD"/>
    <w:rsid w:val="00770A8D"/>
    <w:rsid w:val="00770F48"/>
    <w:rsid w:val="00771E21"/>
    <w:rsid w:val="0077225B"/>
    <w:rsid w:val="00784E54"/>
    <w:rsid w:val="00784FC9"/>
    <w:rsid w:val="00787653"/>
    <w:rsid w:val="00791F0D"/>
    <w:rsid w:val="007942BB"/>
    <w:rsid w:val="00796E2E"/>
    <w:rsid w:val="007A0DF9"/>
    <w:rsid w:val="007A1826"/>
    <w:rsid w:val="007A469F"/>
    <w:rsid w:val="007A4E7F"/>
    <w:rsid w:val="007A664A"/>
    <w:rsid w:val="007A6B83"/>
    <w:rsid w:val="007A6C51"/>
    <w:rsid w:val="007B414B"/>
    <w:rsid w:val="007B5265"/>
    <w:rsid w:val="007B692D"/>
    <w:rsid w:val="007C1368"/>
    <w:rsid w:val="007C141F"/>
    <w:rsid w:val="007E07C0"/>
    <w:rsid w:val="007E13DA"/>
    <w:rsid w:val="007E1510"/>
    <w:rsid w:val="007E2270"/>
    <w:rsid w:val="007E3C4F"/>
    <w:rsid w:val="007E3DB8"/>
    <w:rsid w:val="007E42D0"/>
    <w:rsid w:val="007E6F6A"/>
    <w:rsid w:val="007F05F1"/>
    <w:rsid w:val="007F0967"/>
    <w:rsid w:val="007F2734"/>
    <w:rsid w:val="007F68E8"/>
    <w:rsid w:val="007F7563"/>
    <w:rsid w:val="007F7EDB"/>
    <w:rsid w:val="00800E85"/>
    <w:rsid w:val="00807B28"/>
    <w:rsid w:val="00810B3C"/>
    <w:rsid w:val="00811330"/>
    <w:rsid w:val="00811817"/>
    <w:rsid w:val="00816F8B"/>
    <w:rsid w:val="00830BF4"/>
    <w:rsid w:val="008320DA"/>
    <w:rsid w:val="00836A63"/>
    <w:rsid w:val="008402A4"/>
    <w:rsid w:val="0084122D"/>
    <w:rsid w:val="00842E1D"/>
    <w:rsid w:val="008442A3"/>
    <w:rsid w:val="008457B0"/>
    <w:rsid w:val="00850CB8"/>
    <w:rsid w:val="00854ADC"/>
    <w:rsid w:val="00856AEC"/>
    <w:rsid w:val="008604A8"/>
    <w:rsid w:val="00861D1D"/>
    <w:rsid w:val="00863981"/>
    <w:rsid w:val="008663AE"/>
    <w:rsid w:val="00871E94"/>
    <w:rsid w:val="0087268B"/>
    <w:rsid w:val="008729C0"/>
    <w:rsid w:val="00874381"/>
    <w:rsid w:val="0087696B"/>
    <w:rsid w:val="00881426"/>
    <w:rsid w:val="00881C6D"/>
    <w:rsid w:val="008843B3"/>
    <w:rsid w:val="00886621"/>
    <w:rsid w:val="00887034"/>
    <w:rsid w:val="00887623"/>
    <w:rsid w:val="00890967"/>
    <w:rsid w:val="00892802"/>
    <w:rsid w:val="00894473"/>
    <w:rsid w:val="00895912"/>
    <w:rsid w:val="00895AA3"/>
    <w:rsid w:val="00895B16"/>
    <w:rsid w:val="00896168"/>
    <w:rsid w:val="008962DB"/>
    <w:rsid w:val="00896DA7"/>
    <w:rsid w:val="00897015"/>
    <w:rsid w:val="008973DD"/>
    <w:rsid w:val="008A23BD"/>
    <w:rsid w:val="008A3990"/>
    <w:rsid w:val="008A3DAB"/>
    <w:rsid w:val="008A4E25"/>
    <w:rsid w:val="008A5AB6"/>
    <w:rsid w:val="008B0051"/>
    <w:rsid w:val="008B0D47"/>
    <w:rsid w:val="008B1C0E"/>
    <w:rsid w:val="008B3206"/>
    <w:rsid w:val="008B54C5"/>
    <w:rsid w:val="008B654B"/>
    <w:rsid w:val="008B7E4B"/>
    <w:rsid w:val="008C6061"/>
    <w:rsid w:val="008C6659"/>
    <w:rsid w:val="008D1BC8"/>
    <w:rsid w:val="008D3EBE"/>
    <w:rsid w:val="008D48E9"/>
    <w:rsid w:val="008D6840"/>
    <w:rsid w:val="008E0B1A"/>
    <w:rsid w:val="008E5B2B"/>
    <w:rsid w:val="008F305C"/>
    <w:rsid w:val="008F60CB"/>
    <w:rsid w:val="00900F09"/>
    <w:rsid w:val="0090317C"/>
    <w:rsid w:val="00906610"/>
    <w:rsid w:val="009076A7"/>
    <w:rsid w:val="00911BF6"/>
    <w:rsid w:val="009124F4"/>
    <w:rsid w:val="00912B34"/>
    <w:rsid w:val="00914681"/>
    <w:rsid w:val="00917541"/>
    <w:rsid w:val="00917E69"/>
    <w:rsid w:val="00917F19"/>
    <w:rsid w:val="00924403"/>
    <w:rsid w:val="00926214"/>
    <w:rsid w:val="00930413"/>
    <w:rsid w:val="00931B8B"/>
    <w:rsid w:val="00934289"/>
    <w:rsid w:val="00934E00"/>
    <w:rsid w:val="00935301"/>
    <w:rsid w:val="00935CF2"/>
    <w:rsid w:val="009407DD"/>
    <w:rsid w:val="00943CD5"/>
    <w:rsid w:val="00943E78"/>
    <w:rsid w:val="00944FA9"/>
    <w:rsid w:val="0094572B"/>
    <w:rsid w:val="00947450"/>
    <w:rsid w:val="00950D0C"/>
    <w:rsid w:val="00954D4C"/>
    <w:rsid w:val="00955AB2"/>
    <w:rsid w:val="0096165C"/>
    <w:rsid w:val="009676E0"/>
    <w:rsid w:val="00970D29"/>
    <w:rsid w:val="009712EB"/>
    <w:rsid w:val="00980218"/>
    <w:rsid w:val="00981B67"/>
    <w:rsid w:val="00985295"/>
    <w:rsid w:val="00985958"/>
    <w:rsid w:val="00994D80"/>
    <w:rsid w:val="009958D2"/>
    <w:rsid w:val="009A50EF"/>
    <w:rsid w:val="009A5C18"/>
    <w:rsid w:val="009A6459"/>
    <w:rsid w:val="009B0FBD"/>
    <w:rsid w:val="009B295B"/>
    <w:rsid w:val="009B459B"/>
    <w:rsid w:val="009B48AD"/>
    <w:rsid w:val="009C58F9"/>
    <w:rsid w:val="009C6383"/>
    <w:rsid w:val="009C75A9"/>
    <w:rsid w:val="009D2176"/>
    <w:rsid w:val="009D43EA"/>
    <w:rsid w:val="009D50FC"/>
    <w:rsid w:val="009E45C2"/>
    <w:rsid w:val="009E7321"/>
    <w:rsid w:val="009E7E36"/>
    <w:rsid w:val="009F152B"/>
    <w:rsid w:val="009F2053"/>
    <w:rsid w:val="009F32EF"/>
    <w:rsid w:val="009F592F"/>
    <w:rsid w:val="009F77F2"/>
    <w:rsid w:val="00A021A2"/>
    <w:rsid w:val="00A10590"/>
    <w:rsid w:val="00A20E99"/>
    <w:rsid w:val="00A20F7D"/>
    <w:rsid w:val="00A23DF3"/>
    <w:rsid w:val="00A26516"/>
    <w:rsid w:val="00A306C7"/>
    <w:rsid w:val="00A32E80"/>
    <w:rsid w:val="00A34381"/>
    <w:rsid w:val="00A356F8"/>
    <w:rsid w:val="00A36649"/>
    <w:rsid w:val="00A43876"/>
    <w:rsid w:val="00A45394"/>
    <w:rsid w:val="00A46356"/>
    <w:rsid w:val="00A5023D"/>
    <w:rsid w:val="00A50891"/>
    <w:rsid w:val="00A50ECE"/>
    <w:rsid w:val="00A519CA"/>
    <w:rsid w:val="00A5330F"/>
    <w:rsid w:val="00A540A0"/>
    <w:rsid w:val="00A552EB"/>
    <w:rsid w:val="00A6026C"/>
    <w:rsid w:val="00A61570"/>
    <w:rsid w:val="00A625B7"/>
    <w:rsid w:val="00A656EE"/>
    <w:rsid w:val="00A67ADB"/>
    <w:rsid w:val="00A67CFB"/>
    <w:rsid w:val="00A71755"/>
    <w:rsid w:val="00A8184F"/>
    <w:rsid w:val="00A85112"/>
    <w:rsid w:val="00A90EF2"/>
    <w:rsid w:val="00A936B7"/>
    <w:rsid w:val="00A936E3"/>
    <w:rsid w:val="00A978C7"/>
    <w:rsid w:val="00AA3B38"/>
    <w:rsid w:val="00AA639B"/>
    <w:rsid w:val="00AA7290"/>
    <w:rsid w:val="00AA72B6"/>
    <w:rsid w:val="00AB3269"/>
    <w:rsid w:val="00AB7DE6"/>
    <w:rsid w:val="00AC332D"/>
    <w:rsid w:val="00AC4426"/>
    <w:rsid w:val="00AC50DB"/>
    <w:rsid w:val="00AC62FF"/>
    <w:rsid w:val="00AD0F2C"/>
    <w:rsid w:val="00AD2961"/>
    <w:rsid w:val="00AD305D"/>
    <w:rsid w:val="00AE01BD"/>
    <w:rsid w:val="00AE1D24"/>
    <w:rsid w:val="00AE45FA"/>
    <w:rsid w:val="00AF0BAA"/>
    <w:rsid w:val="00AF1E75"/>
    <w:rsid w:val="00B02AE7"/>
    <w:rsid w:val="00B0787A"/>
    <w:rsid w:val="00B1384B"/>
    <w:rsid w:val="00B16E82"/>
    <w:rsid w:val="00B240B7"/>
    <w:rsid w:val="00B2472E"/>
    <w:rsid w:val="00B320A4"/>
    <w:rsid w:val="00B3335B"/>
    <w:rsid w:val="00B3386E"/>
    <w:rsid w:val="00B33AF3"/>
    <w:rsid w:val="00B37392"/>
    <w:rsid w:val="00B408EB"/>
    <w:rsid w:val="00B44AE5"/>
    <w:rsid w:val="00B4624D"/>
    <w:rsid w:val="00B47252"/>
    <w:rsid w:val="00B54327"/>
    <w:rsid w:val="00B63234"/>
    <w:rsid w:val="00B63646"/>
    <w:rsid w:val="00B63B55"/>
    <w:rsid w:val="00B63FBE"/>
    <w:rsid w:val="00B65425"/>
    <w:rsid w:val="00B665F3"/>
    <w:rsid w:val="00B715AC"/>
    <w:rsid w:val="00B727DD"/>
    <w:rsid w:val="00B73A71"/>
    <w:rsid w:val="00B759B8"/>
    <w:rsid w:val="00B76CE5"/>
    <w:rsid w:val="00B80388"/>
    <w:rsid w:val="00B83087"/>
    <w:rsid w:val="00B83BE4"/>
    <w:rsid w:val="00B84E16"/>
    <w:rsid w:val="00B8664B"/>
    <w:rsid w:val="00B86BE5"/>
    <w:rsid w:val="00B90F6A"/>
    <w:rsid w:val="00B9306A"/>
    <w:rsid w:val="00B93DA3"/>
    <w:rsid w:val="00BA4549"/>
    <w:rsid w:val="00BA5C5A"/>
    <w:rsid w:val="00BA7126"/>
    <w:rsid w:val="00BB3BD9"/>
    <w:rsid w:val="00BB5145"/>
    <w:rsid w:val="00BC055D"/>
    <w:rsid w:val="00BC1165"/>
    <w:rsid w:val="00BC13BD"/>
    <w:rsid w:val="00BC1BF9"/>
    <w:rsid w:val="00BC3538"/>
    <w:rsid w:val="00BC3C73"/>
    <w:rsid w:val="00BC540A"/>
    <w:rsid w:val="00BD355F"/>
    <w:rsid w:val="00BD3CAF"/>
    <w:rsid w:val="00BD4FF6"/>
    <w:rsid w:val="00BD665B"/>
    <w:rsid w:val="00BE258A"/>
    <w:rsid w:val="00BE321E"/>
    <w:rsid w:val="00BE49F9"/>
    <w:rsid w:val="00BE50D5"/>
    <w:rsid w:val="00BE5E52"/>
    <w:rsid w:val="00BE602E"/>
    <w:rsid w:val="00BE6DB2"/>
    <w:rsid w:val="00BF0B98"/>
    <w:rsid w:val="00C00BFC"/>
    <w:rsid w:val="00C03080"/>
    <w:rsid w:val="00C035BF"/>
    <w:rsid w:val="00C05075"/>
    <w:rsid w:val="00C070E8"/>
    <w:rsid w:val="00C1425C"/>
    <w:rsid w:val="00C145AA"/>
    <w:rsid w:val="00C23232"/>
    <w:rsid w:val="00C25DE7"/>
    <w:rsid w:val="00C263C6"/>
    <w:rsid w:val="00C27DDD"/>
    <w:rsid w:val="00C311CF"/>
    <w:rsid w:val="00C3244F"/>
    <w:rsid w:val="00C34BE4"/>
    <w:rsid w:val="00C34F03"/>
    <w:rsid w:val="00C37A69"/>
    <w:rsid w:val="00C412B6"/>
    <w:rsid w:val="00C4249A"/>
    <w:rsid w:val="00C4656F"/>
    <w:rsid w:val="00C477E9"/>
    <w:rsid w:val="00C51413"/>
    <w:rsid w:val="00C52B91"/>
    <w:rsid w:val="00C553BB"/>
    <w:rsid w:val="00C55A55"/>
    <w:rsid w:val="00C637AB"/>
    <w:rsid w:val="00C6477A"/>
    <w:rsid w:val="00C70F90"/>
    <w:rsid w:val="00C71F3F"/>
    <w:rsid w:val="00C7795D"/>
    <w:rsid w:val="00C77B10"/>
    <w:rsid w:val="00C826EC"/>
    <w:rsid w:val="00C828C4"/>
    <w:rsid w:val="00C851E0"/>
    <w:rsid w:val="00C85580"/>
    <w:rsid w:val="00C91A15"/>
    <w:rsid w:val="00C92015"/>
    <w:rsid w:val="00C97934"/>
    <w:rsid w:val="00CA65B2"/>
    <w:rsid w:val="00CB00F4"/>
    <w:rsid w:val="00CB31E0"/>
    <w:rsid w:val="00CB33B6"/>
    <w:rsid w:val="00CC022A"/>
    <w:rsid w:val="00CC0748"/>
    <w:rsid w:val="00CC0AAD"/>
    <w:rsid w:val="00CC19E8"/>
    <w:rsid w:val="00CC300C"/>
    <w:rsid w:val="00CC3450"/>
    <w:rsid w:val="00CC3689"/>
    <w:rsid w:val="00CC5C98"/>
    <w:rsid w:val="00CC612E"/>
    <w:rsid w:val="00CC768F"/>
    <w:rsid w:val="00CD3D05"/>
    <w:rsid w:val="00CD502C"/>
    <w:rsid w:val="00CD5DB5"/>
    <w:rsid w:val="00CD6994"/>
    <w:rsid w:val="00CD7E47"/>
    <w:rsid w:val="00CE7C96"/>
    <w:rsid w:val="00CF155C"/>
    <w:rsid w:val="00CF345A"/>
    <w:rsid w:val="00CF6E4C"/>
    <w:rsid w:val="00CF6F98"/>
    <w:rsid w:val="00D00E73"/>
    <w:rsid w:val="00D046F2"/>
    <w:rsid w:val="00D06883"/>
    <w:rsid w:val="00D11002"/>
    <w:rsid w:val="00D1167C"/>
    <w:rsid w:val="00D15909"/>
    <w:rsid w:val="00D174D0"/>
    <w:rsid w:val="00D17D43"/>
    <w:rsid w:val="00D21D3D"/>
    <w:rsid w:val="00D22EF8"/>
    <w:rsid w:val="00D243DF"/>
    <w:rsid w:val="00D24421"/>
    <w:rsid w:val="00D24C55"/>
    <w:rsid w:val="00D25B05"/>
    <w:rsid w:val="00D25E06"/>
    <w:rsid w:val="00D32ED0"/>
    <w:rsid w:val="00D33818"/>
    <w:rsid w:val="00D3491B"/>
    <w:rsid w:val="00D4100C"/>
    <w:rsid w:val="00D507FB"/>
    <w:rsid w:val="00D52AF9"/>
    <w:rsid w:val="00D5616A"/>
    <w:rsid w:val="00D56A32"/>
    <w:rsid w:val="00D573B7"/>
    <w:rsid w:val="00D61503"/>
    <w:rsid w:val="00D7034F"/>
    <w:rsid w:val="00D71C45"/>
    <w:rsid w:val="00D74BC2"/>
    <w:rsid w:val="00D76CE4"/>
    <w:rsid w:val="00D834DE"/>
    <w:rsid w:val="00D84488"/>
    <w:rsid w:val="00D91525"/>
    <w:rsid w:val="00D94B05"/>
    <w:rsid w:val="00D95A76"/>
    <w:rsid w:val="00D97F86"/>
    <w:rsid w:val="00DA1EFA"/>
    <w:rsid w:val="00DA675C"/>
    <w:rsid w:val="00DA719B"/>
    <w:rsid w:val="00DB0120"/>
    <w:rsid w:val="00DB0B03"/>
    <w:rsid w:val="00DD0006"/>
    <w:rsid w:val="00DD28DB"/>
    <w:rsid w:val="00DD4E5A"/>
    <w:rsid w:val="00DD5292"/>
    <w:rsid w:val="00DD6ABD"/>
    <w:rsid w:val="00DE09D7"/>
    <w:rsid w:val="00DE3935"/>
    <w:rsid w:val="00E024A0"/>
    <w:rsid w:val="00E025BD"/>
    <w:rsid w:val="00E07780"/>
    <w:rsid w:val="00E125AE"/>
    <w:rsid w:val="00E13DBE"/>
    <w:rsid w:val="00E15831"/>
    <w:rsid w:val="00E200A8"/>
    <w:rsid w:val="00E234C2"/>
    <w:rsid w:val="00E27A1D"/>
    <w:rsid w:val="00E32751"/>
    <w:rsid w:val="00E33C8F"/>
    <w:rsid w:val="00E35C05"/>
    <w:rsid w:val="00E3610B"/>
    <w:rsid w:val="00E44B9B"/>
    <w:rsid w:val="00E507C3"/>
    <w:rsid w:val="00E53B55"/>
    <w:rsid w:val="00E55B51"/>
    <w:rsid w:val="00E563A7"/>
    <w:rsid w:val="00E574E6"/>
    <w:rsid w:val="00E63ECC"/>
    <w:rsid w:val="00E64062"/>
    <w:rsid w:val="00E6756D"/>
    <w:rsid w:val="00E7227C"/>
    <w:rsid w:val="00E738BC"/>
    <w:rsid w:val="00E8757B"/>
    <w:rsid w:val="00E921E5"/>
    <w:rsid w:val="00E92A4E"/>
    <w:rsid w:val="00E952AF"/>
    <w:rsid w:val="00E973AB"/>
    <w:rsid w:val="00E9766D"/>
    <w:rsid w:val="00EA29C6"/>
    <w:rsid w:val="00EA5543"/>
    <w:rsid w:val="00EB061E"/>
    <w:rsid w:val="00EB7EB4"/>
    <w:rsid w:val="00EC2A5C"/>
    <w:rsid w:val="00EC4DF7"/>
    <w:rsid w:val="00EC7C53"/>
    <w:rsid w:val="00ED0D82"/>
    <w:rsid w:val="00ED100F"/>
    <w:rsid w:val="00ED1C0D"/>
    <w:rsid w:val="00ED5FB5"/>
    <w:rsid w:val="00ED7AE7"/>
    <w:rsid w:val="00EE1BF0"/>
    <w:rsid w:val="00EE65AA"/>
    <w:rsid w:val="00EF1239"/>
    <w:rsid w:val="00F05165"/>
    <w:rsid w:val="00F06C3E"/>
    <w:rsid w:val="00F103AE"/>
    <w:rsid w:val="00F11B3F"/>
    <w:rsid w:val="00F16649"/>
    <w:rsid w:val="00F21831"/>
    <w:rsid w:val="00F23780"/>
    <w:rsid w:val="00F32CB1"/>
    <w:rsid w:val="00F33096"/>
    <w:rsid w:val="00F359A0"/>
    <w:rsid w:val="00F36427"/>
    <w:rsid w:val="00F40BD8"/>
    <w:rsid w:val="00F41BE4"/>
    <w:rsid w:val="00F443A2"/>
    <w:rsid w:val="00F44DD9"/>
    <w:rsid w:val="00F46046"/>
    <w:rsid w:val="00F466FA"/>
    <w:rsid w:val="00F52BCC"/>
    <w:rsid w:val="00F52D1D"/>
    <w:rsid w:val="00F538B8"/>
    <w:rsid w:val="00F56192"/>
    <w:rsid w:val="00F60EB9"/>
    <w:rsid w:val="00F61A29"/>
    <w:rsid w:val="00F64785"/>
    <w:rsid w:val="00F64815"/>
    <w:rsid w:val="00F6520F"/>
    <w:rsid w:val="00F653A7"/>
    <w:rsid w:val="00F661BA"/>
    <w:rsid w:val="00F66264"/>
    <w:rsid w:val="00F66A63"/>
    <w:rsid w:val="00F67B95"/>
    <w:rsid w:val="00F704F0"/>
    <w:rsid w:val="00F73328"/>
    <w:rsid w:val="00F7403A"/>
    <w:rsid w:val="00F74CC9"/>
    <w:rsid w:val="00F74E4D"/>
    <w:rsid w:val="00F77335"/>
    <w:rsid w:val="00F77E0D"/>
    <w:rsid w:val="00F812A0"/>
    <w:rsid w:val="00F8495F"/>
    <w:rsid w:val="00F84A8F"/>
    <w:rsid w:val="00F860E6"/>
    <w:rsid w:val="00F92CCD"/>
    <w:rsid w:val="00F92E4E"/>
    <w:rsid w:val="00F92F36"/>
    <w:rsid w:val="00F9466B"/>
    <w:rsid w:val="00F946C2"/>
    <w:rsid w:val="00F958CC"/>
    <w:rsid w:val="00F9685E"/>
    <w:rsid w:val="00F96D40"/>
    <w:rsid w:val="00FA124A"/>
    <w:rsid w:val="00FA2164"/>
    <w:rsid w:val="00FA7118"/>
    <w:rsid w:val="00FA7437"/>
    <w:rsid w:val="00FB2F96"/>
    <w:rsid w:val="00FB5802"/>
    <w:rsid w:val="00FB6F6C"/>
    <w:rsid w:val="00FC0030"/>
    <w:rsid w:val="00FC3FB3"/>
    <w:rsid w:val="00FC461F"/>
    <w:rsid w:val="00FD06C2"/>
    <w:rsid w:val="00FD4350"/>
    <w:rsid w:val="00FD6D38"/>
    <w:rsid w:val="00FE17B9"/>
    <w:rsid w:val="00FE59E4"/>
    <w:rsid w:val="00FF249C"/>
    <w:rsid w:val="00FF2B06"/>
    <w:rsid w:val="00FF3044"/>
    <w:rsid w:val="00FF5806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06CF5C"/>
  <w15:docId w15:val="{C0A21477-0B8E-8543-B4D4-362E3C07D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7283"/>
    <w:rPr>
      <w:sz w:val="24"/>
      <w:szCs w:val="24"/>
      <w:lang w:val="it-IT" w:eastAsia="it-IT"/>
    </w:rPr>
  </w:style>
  <w:style w:type="paragraph" w:styleId="Titolo1">
    <w:name w:val="heading 1"/>
    <w:basedOn w:val="Normale"/>
    <w:next w:val="Firstparagraph"/>
    <w:qFormat/>
    <w:rsid w:val="00DD4E5A"/>
    <w:pPr>
      <w:keepNext/>
      <w:numPr>
        <w:numId w:val="1"/>
      </w:numPr>
      <w:tabs>
        <w:tab w:val="left" w:pos="482"/>
      </w:tabs>
      <w:spacing w:before="360" w:after="180"/>
      <w:outlineLvl w:val="0"/>
    </w:pPr>
    <w:rPr>
      <w:rFonts w:cs="Arial"/>
      <w:b/>
      <w:bCs/>
      <w:sz w:val="28"/>
      <w:szCs w:val="32"/>
    </w:rPr>
  </w:style>
  <w:style w:type="paragraph" w:styleId="Titolo2">
    <w:name w:val="heading 2"/>
    <w:basedOn w:val="Normale"/>
    <w:next w:val="Firstparagraph"/>
    <w:qFormat/>
    <w:rsid w:val="00DD4E5A"/>
    <w:pPr>
      <w:keepNext/>
      <w:numPr>
        <w:ilvl w:val="1"/>
        <w:numId w:val="1"/>
      </w:numPr>
      <w:tabs>
        <w:tab w:val="left" w:pos="624"/>
      </w:tabs>
      <w:spacing w:before="300" w:after="120"/>
      <w:outlineLvl w:val="1"/>
    </w:pPr>
    <w:rPr>
      <w:rFonts w:cs="Arial"/>
      <w:b/>
      <w:bCs/>
      <w:iCs/>
      <w:szCs w:val="28"/>
    </w:rPr>
  </w:style>
  <w:style w:type="paragraph" w:styleId="Titolo3">
    <w:name w:val="heading 3"/>
    <w:basedOn w:val="Normale"/>
    <w:next w:val="Firstparagraph"/>
    <w:qFormat/>
    <w:rsid w:val="00DD4E5A"/>
    <w:pPr>
      <w:keepNext/>
      <w:numPr>
        <w:ilvl w:val="2"/>
        <w:numId w:val="1"/>
      </w:numPr>
      <w:tabs>
        <w:tab w:val="left" w:pos="765"/>
      </w:tabs>
      <w:spacing w:before="300" w:after="120"/>
      <w:outlineLvl w:val="2"/>
    </w:pPr>
    <w:rPr>
      <w:rFonts w:cs="Arial"/>
      <w:b/>
      <w:bCs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C1D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6C1D2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e"/>
    <w:next w:val="Normale"/>
  </w:style>
  <w:style w:type="character" w:styleId="Numeropagina">
    <w:name w:val="page number"/>
    <w:basedOn w:val="Carpredefinitoparagrafo"/>
    <w:semiHidden/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Didascalia">
    <w:name w:val="caption"/>
    <w:basedOn w:val="Normale"/>
    <w:next w:val="Normale"/>
    <w:uiPriority w:val="35"/>
    <w:unhideWhenUsed/>
    <w:qFormat/>
    <w:rsid w:val="00BE49F9"/>
    <w:rPr>
      <w:bCs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394C12"/>
    <w:pPr>
      <w:spacing w:before="120"/>
    </w:pPr>
    <w:rPr>
      <w:rFonts w:asciiTheme="minorHAnsi" w:hAnsiTheme="minorHAnsi"/>
      <w:b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25AE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25AE"/>
    <w:rPr>
      <w:rFonts w:ascii="Lucida Grande" w:hAnsi="Lucida Grande" w:cs="Lucida Grande"/>
      <w:sz w:val="18"/>
      <w:szCs w:val="18"/>
      <w:lang w:val="it-IT"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394C12"/>
    <w:pPr>
      <w:ind w:left="210"/>
    </w:pPr>
    <w:rPr>
      <w:rFonts w:asciiTheme="minorHAnsi" w:hAnsiTheme="minorHAnsi"/>
      <w:b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394C12"/>
    <w:pPr>
      <w:ind w:left="420"/>
    </w:pPr>
    <w:rPr>
      <w:rFonts w:asciiTheme="minorHAnsi" w:hAnsiTheme="minorHAnsi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E125AE"/>
    <w:pPr>
      <w:ind w:left="63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E125AE"/>
    <w:pPr>
      <w:ind w:left="84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E125AE"/>
    <w:pPr>
      <w:ind w:left="105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E125AE"/>
    <w:pPr>
      <w:ind w:left="126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E125AE"/>
    <w:pPr>
      <w:ind w:left="147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E125AE"/>
    <w:pPr>
      <w:ind w:left="1680"/>
    </w:pPr>
    <w:rPr>
      <w:rFonts w:asciiTheme="minorHAnsi" w:hAnsiTheme="minorHAns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9F2053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1723AF"/>
    <w:pPr>
      <w:spacing w:before="100" w:beforeAutospacing="1" w:after="100" w:afterAutospacing="1"/>
    </w:pPr>
    <w:rPr>
      <w:rFonts w:eastAsiaTheme="minorEastAsia"/>
      <w:lang w:eastAsia="en-GB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E09D7"/>
    <w:pPr>
      <w:numPr>
        <w:ilvl w:val="1"/>
      </w:numPr>
      <w:spacing w:after="160"/>
      <w:ind w:firstLine="34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E09D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GB" w:eastAsia="en-US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ED0D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ED0D82"/>
    <w:rPr>
      <w:rFonts w:ascii="Courier New" w:hAnsi="Courier New" w:cs="Courier New"/>
      <w:lang w:val="it-IT" w:eastAsia="it-IT"/>
    </w:rPr>
  </w:style>
  <w:style w:type="paragraph" w:customStyle="1" w:styleId="msonormal0">
    <w:name w:val="msonormal"/>
    <w:basedOn w:val="Normale"/>
    <w:rsid w:val="009C6383"/>
    <w:pPr>
      <w:spacing w:before="100" w:beforeAutospacing="1" w:after="100" w:afterAutospacing="1"/>
    </w:pPr>
  </w:style>
  <w:style w:type="table" w:styleId="Grigliatabella">
    <w:name w:val="Table Grid"/>
    <w:basedOn w:val="Tabellanormale"/>
    <w:uiPriority w:val="39"/>
    <w:rsid w:val="00E6756D"/>
    <w:rPr>
      <w:rFonts w:asciiTheme="minorHAnsi" w:eastAsiaTheme="minorHAnsi" w:hAnsiTheme="minorHAnsi" w:cstheme="minorBidi"/>
      <w:sz w:val="22"/>
      <w:szCs w:val="22"/>
      <w:lang w:val="it-IT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103E06"/>
    <w:rPr>
      <w:color w:val="808080"/>
    </w:rPr>
  </w:style>
  <w:style w:type="character" w:customStyle="1" w:styleId="apple-converted-space">
    <w:name w:val="apple-converted-space"/>
    <w:basedOn w:val="Carpredefinitoparagrafo"/>
    <w:rsid w:val="0003333B"/>
  </w:style>
  <w:style w:type="paragraph" w:styleId="Nessunaspaziatura">
    <w:name w:val="No Spacing"/>
    <w:uiPriority w:val="1"/>
    <w:qFormat/>
    <w:rsid w:val="006C1D28"/>
    <w:pPr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C1D28"/>
    <w:rPr>
      <w:rFonts w:asciiTheme="majorHAnsi" w:eastAsiaTheme="majorEastAsia" w:hAnsiTheme="majorHAnsi" w:cstheme="majorBidi"/>
      <w:color w:val="365F91" w:themeColor="accent1" w:themeShade="BF"/>
      <w:sz w:val="21"/>
      <w:szCs w:val="24"/>
      <w:lang w:val="en-GB"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rsid w:val="006C1D28"/>
    <w:rPr>
      <w:rFonts w:asciiTheme="majorHAnsi" w:eastAsiaTheme="majorEastAsia" w:hAnsiTheme="majorHAnsi" w:cstheme="majorBidi"/>
      <w:color w:val="243F60" w:themeColor="accent1" w:themeShade="7F"/>
      <w:sz w:val="21"/>
      <w:szCs w:val="24"/>
      <w:lang w:val="en-GB" w:eastAsia="en-US"/>
    </w:rPr>
  </w:style>
  <w:style w:type="character" w:customStyle="1" w:styleId="ui-provider">
    <w:name w:val="ui-provider"/>
    <w:basedOn w:val="Carpredefinitoparagrafo"/>
    <w:rsid w:val="00895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1346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  <w:divsChild>
            <w:div w:id="4964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52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2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2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58623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  <w:divsChild>
            <w:div w:id="39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616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  <w:divsChild>
            <w:div w:id="14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francescoiaccarino/Downloads/LaTex%25207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>
                <a:solidFill>
                  <a:schemeClr val="tx2">
                    <a:lumMod val="60000"/>
                    <a:lumOff val="40000"/>
                  </a:schemeClr>
                </a:solidFill>
              </a:rPr>
              <a:t>Tempo di esecuzione strategia</a:t>
            </a:r>
            <a:r>
              <a:rPr lang="en-GB" baseline="0">
                <a:solidFill>
                  <a:schemeClr val="tx2">
                    <a:lumMod val="60000"/>
                    <a:lumOff val="40000"/>
                  </a:schemeClr>
                </a:solidFill>
              </a:rPr>
              <a:t> 1</a:t>
            </a:r>
            <a:endParaRPr lang="en-GB">
              <a:solidFill>
                <a:schemeClr val="tx2">
                  <a:lumMod val="60000"/>
                  <a:lumOff val="40000"/>
                </a:schemeClr>
              </a:solidFill>
            </a:endParaRPr>
          </a:p>
        </c:rich>
      </c:tx>
      <c:layout>
        <c:manualLayout>
          <c:xMode val="edge"/>
          <c:yMode val="edge"/>
          <c:x val="0.2571870445892972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7.1137512152907617E-2"/>
          <c:y val="8.7321196358907671E-2"/>
          <c:w val="0.89901174157843566"/>
          <c:h val="0.7234682018778861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800000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2.0752269779507133E-2"/>
                  <c:y val="-2.85190466490121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36B-B94A-92A4-D7954D4368A5}"/>
                </c:ext>
              </c:extLst>
            </c:dLbl>
            <c:dLbl>
              <c:idx val="1"/>
              <c:layout>
                <c:manualLayout>
                  <c:x val="-4.7556735531903473E-17"/>
                  <c:y val="-3.25931961702995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36B-B94A-92A4-D7954D4368A5}"/>
                </c:ext>
              </c:extLst>
            </c:dLbl>
            <c:dLbl>
              <c:idx val="2"/>
              <c:layout>
                <c:manualLayout>
                  <c:x val="-9.5113471063806945E-17"/>
                  <c:y val="-3.25931961702994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36B-B94A-92A4-D7954D4368A5}"/>
                </c:ext>
              </c:extLst>
            </c:dLbl>
            <c:dLbl>
              <c:idx val="3"/>
              <c:layout>
                <c:manualLayout>
                  <c:x val="0"/>
                  <c:y val="-2.44448971277247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936B-B94A-92A4-D7954D4368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1.722E-3</c:v>
                </c:pt>
                <c:pt idx="1">
                  <c:v>8.7299999999999997E-4</c:v>
                </c:pt>
                <c:pt idx="2">
                  <c:v>4.9299999999999995E-4</c:v>
                </c:pt>
                <c:pt idx="3">
                  <c:v>2.8E-5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6B-B94A-92A4-D7954D4368A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80000000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3778367765951736E-17"/>
                  <c:y val="-4.481564473416181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936B-B94A-92A4-D7954D4368A5}"/>
                </c:ext>
              </c:extLst>
            </c:dLbl>
            <c:dLbl>
              <c:idx val="1"/>
              <c:layout>
                <c:manualLayout>
                  <c:x val="-4.7556735531903473E-17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36B-B94A-92A4-D7954D4368A5}"/>
                </c:ext>
              </c:extLst>
            </c:dLbl>
            <c:dLbl>
              <c:idx val="2"/>
              <c:layout>
                <c:manualLayout>
                  <c:x val="-9.5113471063806945E-17"/>
                  <c:y val="-4.88897942554491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36B-B94A-92A4-D7954D4368A5}"/>
                </c:ext>
              </c:extLst>
            </c:dLbl>
            <c:dLbl>
              <c:idx val="3"/>
              <c:layout>
                <c:manualLayout>
                  <c:x val="0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936B-B94A-92A4-D7954D4368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0.34048200000000001</c:v>
                </c:pt>
                <c:pt idx="1">
                  <c:v>0.172482</c:v>
                </c:pt>
                <c:pt idx="2">
                  <c:v>0.10788200000000001</c:v>
                </c:pt>
                <c:pt idx="3">
                  <c:v>0.10521899999999999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6B-B94A-92A4-D7954D4368A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200000000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5.7388809182209472E-3"/>
                  <c:y val="-8.904714416525452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936B-B94A-92A4-D7954D4368A5}"/>
                </c:ext>
              </c:extLst>
            </c:dLbl>
            <c:dLbl>
              <c:idx val="1"/>
              <c:layout>
                <c:manualLayout>
                  <c:x val="-4.7556735531903473E-17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936B-B94A-92A4-D7954D4368A5}"/>
                </c:ext>
              </c:extLst>
            </c:dLbl>
            <c:dLbl>
              <c:idx val="2"/>
              <c:layout>
                <c:manualLayout>
                  <c:x val="5.5084219207175863E-4"/>
                  <c:y val="-6.442988332752121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936B-B94A-92A4-D7954D4368A5}"/>
                </c:ext>
              </c:extLst>
            </c:dLbl>
            <c:dLbl>
              <c:idx val="3"/>
              <c:layout>
                <c:manualLayout>
                  <c:x val="2.5940337224383916E-3"/>
                  <c:y val="-4.07414952128743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936B-B94A-92A4-D7954D4368A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0.85396499999999997</c:v>
                </c:pt>
                <c:pt idx="1">
                  <c:v>0.44522299999999998</c:v>
                </c:pt>
                <c:pt idx="2">
                  <c:v>0.26835799999999999</c:v>
                </c:pt>
                <c:pt idx="3">
                  <c:v>0.26214199999999999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6B-B94A-92A4-D7954D4368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03133471"/>
        <c:axId val="903141823"/>
      </c:lineChart>
      <c:catAx>
        <c:axId val="9031334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903141823"/>
        <c:crosses val="autoZero"/>
        <c:auto val="1"/>
        <c:lblAlgn val="ctr"/>
        <c:lblOffset val="100"/>
        <c:noMultiLvlLbl val="0"/>
      </c:catAx>
      <c:valAx>
        <c:axId val="90314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/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903133471"/>
        <c:crosses val="autoZero"/>
        <c:crossBetween val="between"/>
        <c:minorUnit val="2.0000000000000001E-4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470030740320884"/>
          <c:y val="0.93124824562951225"/>
          <c:w val="0.55059918093895854"/>
          <c:h val="6.87517543704877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400" b="0" i="0" u="none" strike="noStrike" kern="1200" spc="0" baseline="0">
                <a:solidFill>
                  <a:schemeClr val="tx2">
                    <a:lumMod val="60000"/>
                    <a:lumOff val="40000"/>
                  </a:schemeClr>
                </a:solidFill>
              </a:rPr>
              <a:t>Tempo di esecuzione strategia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800.000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1.3568521031207623E-2"/>
                  <c:y val="-7.443591532914639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025-3847-9630-0B76B1468305}"/>
                </c:ext>
              </c:extLst>
            </c:dLbl>
            <c:dLbl>
              <c:idx val="1"/>
              <c:layout>
                <c:manualLayout>
                  <c:x val="-4.9750669057120188E-17"/>
                  <c:y val="-6.047918120493137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025-3847-9630-0B76B1468305}"/>
                </c:ext>
              </c:extLst>
            </c:dLbl>
            <c:dLbl>
              <c:idx val="2"/>
              <c:layout>
                <c:manualLayout>
                  <c:x val="0"/>
                  <c:y val="-4.652244708071644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025-3847-9630-0B76B14683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2.1999999999999999E-5</c:v>
                </c:pt>
                <c:pt idx="1">
                  <c:v>4.6E-5</c:v>
                </c:pt>
                <c:pt idx="2">
                  <c:v>4.3000000000000002E-5</c:v>
                </c:pt>
                <c:pt idx="3">
                  <c:v>7.3999999999999996E-5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74-224C-AB79-D2481204589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80.000.000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5.4274084124830389E-3"/>
                  <c:y val="-5.582693649685973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025-3847-9630-0B76B1468305}"/>
                </c:ext>
              </c:extLst>
            </c:dLbl>
            <c:dLbl>
              <c:idx val="2"/>
              <c:layout>
                <c:manualLayout>
                  <c:x val="0"/>
                  <c:y val="-4.18702023726448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025-3847-9630-0B76B14683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0.34107100000000001</c:v>
                </c:pt>
                <c:pt idx="1">
                  <c:v>0.17247100000000001</c:v>
                </c:pt>
                <c:pt idx="2">
                  <c:v>0.108817</c:v>
                </c:pt>
                <c:pt idx="3">
                  <c:v>0.105319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374-224C-AB79-D2481204589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200.000.000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3.5278154681139755E-2"/>
                  <c:y val="9.3044894161432891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025-3847-9630-0B76B1468305}"/>
                </c:ext>
              </c:extLst>
            </c:dLbl>
            <c:dLbl>
              <c:idx val="1"/>
              <c:layout>
                <c:manualLayout>
                  <c:x val="8.1411126187246087E-3"/>
                  <c:y val="-7.443591532914635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025-3847-9630-0B76B1468305}"/>
                </c:ext>
              </c:extLst>
            </c:dLbl>
            <c:dLbl>
              <c:idx val="2"/>
              <c:layout>
                <c:manualLayout>
                  <c:x val="0"/>
                  <c:y val="-9.76971388695045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025-3847-9630-0B76B1468305}"/>
                </c:ext>
              </c:extLst>
            </c:dLbl>
            <c:dLbl>
              <c:idx val="3"/>
              <c:layout>
                <c:manualLayout>
                  <c:x val="-6.0150375939850729E-3"/>
                  <c:y val="-2.44558571777941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B46-B24D-A6D0-590CEB8B830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0.85102900000000004</c:v>
                </c:pt>
                <c:pt idx="1">
                  <c:v>0.44535799999999998</c:v>
                </c:pt>
                <c:pt idx="2">
                  <c:v>0.26807300000000001</c:v>
                </c:pt>
                <c:pt idx="3">
                  <c:v>0.261382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374-224C-AB79-D248120458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28869904"/>
        <c:axId val="728831824"/>
      </c:lineChart>
      <c:catAx>
        <c:axId val="728869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8831824"/>
        <c:crosses val="autoZero"/>
        <c:auto val="1"/>
        <c:lblAlgn val="ctr"/>
        <c:lblOffset val="100"/>
        <c:noMultiLvlLbl val="0"/>
      </c:catAx>
      <c:valAx>
        <c:axId val="72883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8869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400" b="0" i="0" u="none" strike="noStrike" kern="1200" spc="0" baseline="0">
                <a:solidFill>
                  <a:schemeClr val="tx2">
                    <a:lumMod val="60000"/>
                    <a:lumOff val="40000"/>
                  </a:schemeClr>
                </a:solidFill>
              </a:rPr>
              <a:t>Tempo di esecuzione strategia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800.000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9607754437255799E-17"/>
                  <c:y val="-4.345464421510048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9F57-714A-8286-614F12AF1D85}"/>
                </c:ext>
              </c:extLst>
            </c:dLbl>
            <c:dLbl>
              <c:idx val="1"/>
              <c:layout>
                <c:manualLayout>
                  <c:x val="0"/>
                  <c:y val="-3.25909831613254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9F57-714A-8286-614F12AF1D85}"/>
                </c:ext>
              </c:extLst>
            </c:dLbl>
            <c:dLbl>
              <c:idx val="2"/>
              <c:layout>
                <c:manualLayout>
                  <c:x val="-1.184310177490232E-16"/>
                  <c:y val="-1.629549158066268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9F57-714A-8286-614F12AF1D85}"/>
                </c:ext>
              </c:extLst>
            </c:dLbl>
            <c:dLbl>
              <c:idx val="3"/>
              <c:layout>
                <c:manualLayout>
                  <c:x val="3.2299741602065998E-3"/>
                  <c:y val="-2.17273221075503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F57-714A-8286-614F12AF1D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3.3670000000000002E-3</c:v>
                </c:pt>
                <c:pt idx="1">
                  <c:v>1.727E-3</c:v>
                </c:pt>
                <c:pt idx="2">
                  <c:v>8.9800000000000001E-3</c:v>
                </c:pt>
                <c:pt idx="3">
                  <c:v>4.9300000000000004E-3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F2-4D44-86C2-50BF38361B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80.000.000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1.937984496124031E-2"/>
                  <c:y val="-7.60456273764258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F57-714A-8286-614F12AF1D85}"/>
                </c:ext>
              </c:extLst>
            </c:dLbl>
            <c:dLbl>
              <c:idx val="1"/>
              <c:layout>
                <c:manualLayout>
                  <c:x val="0"/>
                  <c:y val="-5.97501357957631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F57-714A-8286-614F12AF1D85}"/>
                </c:ext>
              </c:extLst>
            </c:dLbl>
            <c:dLbl>
              <c:idx val="2"/>
              <c:layout>
                <c:manualLayout>
                  <c:x val="-1.184310177490232E-16"/>
                  <c:y val="-5.975013579576327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F57-714A-8286-614F12AF1D85}"/>
                </c:ext>
              </c:extLst>
            </c:dLbl>
            <c:dLbl>
              <c:idx val="3"/>
              <c:layout>
                <c:manualLayout>
                  <c:x val="0"/>
                  <c:y val="-7.60456273764258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F57-714A-8286-614F12AF1D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0.34112799999999999</c:v>
                </c:pt>
                <c:pt idx="1">
                  <c:v>0.17777399999999999</c:v>
                </c:pt>
                <c:pt idx="2">
                  <c:v>0.10793999999999999</c:v>
                </c:pt>
                <c:pt idx="3">
                  <c:v>0.105088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0F2-4D44-86C2-50BF38361BD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200.000.000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6.4599483204134962E-3"/>
                  <c:y val="-0.1032047800108636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F57-714A-8286-614F12AF1D85}"/>
                </c:ext>
              </c:extLst>
            </c:dLbl>
            <c:dLbl>
              <c:idx val="2"/>
              <c:layout>
                <c:manualLayout>
                  <c:x val="3.2299741602065998E-3"/>
                  <c:y val="-0.13036393264530158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F57-714A-8286-614F12AF1D85}"/>
                </c:ext>
              </c:extLst>
            </c:dLbl>
            <c:dLbl>
              <c:idx val="3"/>
              <c:layout>
                <c:manualLayout>
                  <c:x val="0"/>
                  <c:y val="-0.1303639326453015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F57-714A-8286-614F12AF1D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0.85332799999999998</c:v>
                </c:pt>
                <c:pt idx="1">
                  <c:v>0.431338</c:v>
                </c:pt>
                <c:pt idx="2">
                  <c:v>0.26828200000000002</c:v>
                </c:pt>
                <c:pt idx="3">
                  <c:v>0.26145200000000002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0F2-4D44-86C2-50BF38361B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1645264"/>
        <c:axId val="521646992"/>
      </c:lineChart>
      <c:catAx>
        <c:axId val="521645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1646992"/>
        <c:crosses val="autoZero"/>
        <c:auto val="1"/>
        <c:lblAlgn val="ctr"/>
        <c:lblOffset val="100"/>
        <c:noMultiLvlLbl val="0"/>
      </c:catAx>
      <c:valAx>
        <c:axId val="521646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16452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0.29629</cdr:y>
    </cdr:from>
    <cdr:to>
      <cdr:x>0.07075</cdr:x>
      <cdr:y>0.43753</cdr:y>
    </cdr:to>
    <cdr:sp macro="" textlink="">
      <cdr:nvSpPr>
        <cdr:cNvPr id="3" name="Casella di testo 1"/>
        <cdr:cNvSpPr txBox="1"/>
      </cdr:nvSpPr>
      <cdr:spPr>
        <a:xfrm xmlns:a="http://schemas.openxmlformats.org/drawingml/2006/main" rot="16200000">
          <a:off x="-1486269" y="970546"/>
          <a:ext cx="440267" cy="34639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it-IT" sz="1100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9D2ED1-BEF4-BF44-A30F-B52CCE0B8B5E}">
  <we:reference id="wa104382008" version="1.1.0.1" store="en-GB" storeType="OMEX"/>
  <we:alternateReferences>
    <we:reference id="wa104382008" version="1.1.0.1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LaTex%207.dotx</Template>
  <TotalTime>1</TotalTime>
  <Pages>35</Pages>
  <Words>6923</Words>
  <Characters>39462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JUNIOR IACCARINO</dc:creator>
  <cp:keywords/>
  <cp:lastModifiedBy>FABIOLA SALOMONE</cp:lastModifiedBy>
  <cp:revision>2</cp:revision>
  <cp:lastPrinted>2001-05-05T05:36:00Z</cp:lastPrinted>
  <dcterms:created xsi:type="dcterms:W3CDTF">2023-10-16T09:27:00Z</dcterms:created>
  <dcterms:modified xsi:type="dcterms:W3CDTF">2023-10-16T09:27:00Z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2023-10-09T12:30:16Z</vt:lpwstr>
  </property>
  <property fmtid="{D5CDD505-2E9C-101B-9397-08002B2CF9AE}" pid="4" name="MSIP_Label_2ad0b24d-6422-44b0-b3de-abb3a9e8c81a_Method">
    <vt:lpwstr>Privileged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fc76575b-024c-4beb-a74a-fe64a97feda7</vt:lpwstr>
  </property>
  <property fmtid="{D5CDD505-2E9C-101B-9397-08002B2CF9AE}" pid="8" name="MSIP_Label_2ad0b24d-6422-44b0-b3de-abb3a9e8c81a_ContentBits">
    <vt:lpwstr>0</vt:lpwstr>
  </property>
</Properties>
</file>